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heme="minorHAnsi" w:hAnsi="Arial" w:cs="Arial"/>
          <w:color w:val="5B9BD5" w:themeColor="accent1"/>
          <w:lang w:eastAsia="en-US"/>
        </w:rPr>
        <w:id w:val="83584162"/>
        <w:docPartObj>
          <w:docPartGallery w:val="Cover Pages"/>
          <w:docPartUnique/>
        </w:docPartObj>
      </w:sdtPr>
      <w:sdtEndPr>
        <w:rPr>
          <w:color w:val="auto"/>
        </w:rPr>
      </w:sdtEndPr>
      <w:sdtContent>
        <w:p w:rsidR="002B6CAA" w:rsidRPr="00565CB8" w:rsidRDefault="002B6CAA">
          <w:pPr>
            <w:pStyle w:val="Sinespaciado"/>
            <w:spacing w:before="1540" w:after="240"/>
            <w:jc w:val="center"/>
            <w:rPr>
              <w:rFonts w:ascii="Arial" w:hAnsi="Arial" w:cs="Arial"/>
              <w:color w:val="5B9BD5" w:themeColor="accent1"/>
            </w:rPr>
          </w:pPr>
          <w:r w:rsidRPr="00565CB8">
            <w:rPr>
              <w:rFonts w:ascii="Arial" w:hAnsi="Arial" w:cs="Arial"/>
              <w:noProof/>
            </w:rPr>
            <w:drawing>
              <wp:anchor distT="0" distB="0" distL="114300" distR="114300" simplePos="0" relativeHeight="251660288" behindDoc="0" locked="0" layoutInCell="1" allowOverlap="1">
                <wp:simplePos x="0" y="0"/>
                <wp:positionH relativeFrom="column">
                  <wp:posOffset>-880110</wp:posOffset>
                </wp:positionH>
                <wp:positionV relativeFrom="paragraph">
                  <wp:posOffset>-766445</wp:posOffset>
                </wp:positionV>
                <wp:extent cx="952500" cy="1360170"/>
                <wp:effectExtent l="0" t="0" r="0" b="0"/>
                <wp:wrapNone/>
                <wp:docPr id="1" name="Imagen 1" descr="Resultado de imagen para ESP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ESPOL"/>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52500" cy="13601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65CB8">
            <w:rPr>
              <w:rFonts w:ascii="Arial" w:hAnsi="Arial" w:cs="Arial"/>
              <w:noProof/>
              <w:color w:val="5B9BD5" w:themeColor="accent1"/>
            </w:rPr>
            <w:drawing>
              <wp:inline distT="0" distB="0" distL="0" distR="0">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Arial" w:eastAsiaTheme="majorEastAsia" w:hAnsi="Arial" w:cs="Arial"/>
              <w:b/>
              <w:caps/>
              <w:color w:val="000000" w:themeColor="text1"/>
              <w:sz w:val="72"/>
              <w:szCs w:val="72"/>
            </w:rPr>
            <w:alias w:val="Título"/>
            <w:tag w:val=""/>
            <w:id w:val="1735040861"/>
            <w:placeholder>
              <w:docPart w:val="935D48D632674CBB80EF89469F17BEF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2B6CAA" w:rsidRPr="00565CB8" w:rsidRDefault="002B6CAA">
              <w:pPr>
                <w:pStyle w:val="Sinespaciado"/>
                <w:pBdr>
                  <w:top w:val="single" w:sz="6" w:space="6" w:color="5B9BD5" w:themeColor="accent1"/>
                  <w:bottom w:val="single" w:sz="6" w:space="6" w:color="5B9BD5" w:themeColor="accent1"/>
                </w:pBdr>
                <w:spacing w:after="240"/>
                <w:jc w:val="center"/>
                <w:rPr>
                  <w:rFonts w:ascii="Arial" w:eastAsiaTheme="majorEastAsia" w:hAnsi="Arial" w:cs="Arial"/>
                  <w:b/>
                  <w:caps/>
                  <w:color w:val="5B9BD5" w:themeColor="accent1"/>
                  <w:sz w:val="80"/>
                  <w:szCs w:val="80"/>
                </w:rPr>
              </w:pPr>
              <w:r w:rsidRPr="00565CB8">
                <w:rPr>
                  <w:rFonts w:ascii="Arial" w:eastAsiaTheme="majorEastAsia" w:hAnsi="Arial" w:cs="Arial"/>
                  <w:b/>
                  <w:caps/>
                  <w:color w:val="000000" w:themeColor="text1"/>
                  <w:sz w:val="72"/>
                  <w:szCs w:val="72"/>
                </w:rPr>
                <w:t xml:space="preserve">SISTEMA INVENTARIO </w:t>
              </w:r>
              <w:r w:rsidR="00171009">
                <w:rPr>
                  <w:rFonts w:ascii="Arial" w:eastAsiaTheme="majorEastAsia" w:hAnsi="Arial" w:cs="Arial"/>
                  <w:b/>
                  <w:caps/>
                  <w:color w:val="000000" w:themeColor="text1"/>
                  <w:sz w:val="72"/>
                  <w:szCs w:val="72"/>
                </w:rPr>
                <w:t>LABORATORIO COMPUTACIó</w:t>
              </w:r>
              <w:r w:rsidRPr="00565CB8">
                <w:rPr>
                  <w:rFonts w:ascii="Arial" w:eastAsiaTheme="majorEastAsia" w:hAnsi="Arial" w:cs="Arial"/>
                  <w:b/>
                  <w:caps/>
                  <w:color w:val="000000" w:themeColor="text1"/>
                  <w:sz w:val="72"/>
                  <w:szCs w:val="72"/>
                </w:rPr>
                <w:t xml:space="preserve">N </w:t>
              </w:r>
              <w:r w:rsidR="00C55697" w:rsidRPr="00565CB8">
                <w:rPr>
                  <w:rFonts w:ascii="Arial" w:eastAsiaTheme="majorEastAsia" w:hAnsi="Arial" w:cs="Arial"/>
                  <w:b/>
                  <w:caps/>
                  <w:color w:val="000000" w:themeColor="text1"/>
                  <w:sz w:val="72"/>
                  <w:szCs w:val="72"/>
                </w:rPr>
                <w:t xml:space="preserve">             </w:t>
              </w:r>
              <w:r w:rsidRPr="00565CB8">
                <w:rPr>
                  <w:rFonts w:ascii="Arial" w:eastAsiaTheme="majorEastAsia" w:hAnsi="Arial" w:cs="Arial"/>
                  <w:b/>
                  <w:caps/>
                  <w:color w:val="000000" w:themeColor="text1"/>
                  <w:sz w:val="72"/>
                  <w:szCs w:val="72"/>
                </w:rPr>
                <w:t>FCNM</w:t>
              </w:r>
            </w:p>
          </w:sdtContent>
        </w:sdt>
        <w:sdt>
          <w:sdtPr>
            <w:rPr>
              <w:rFonts w:ascii="Arial" w:hAnsi="Arial" w:cs="Arial"/>
              <w:b/>
              <w:color w:val="000000" w:themeColor="text1"/>
              <w:sz w:val="40"/>
              <w:szCs w:val="28"/>
            </w:rPr>
            <w:alias w:val="Subtítulo"/>
            <w:tag w:val=""/>
            <w:id w:val="328029620"/>
            <w:placeholder>
              <w:docPart w:val="3B098FC135A34C7CAF33589BD2FED5B1"/>
            </w:placeholder>
            <w:dataBinding w:prefixMappings="xmlns:ns0='http://purl.org/dc/elements/1.1/' xmlns:ns1='http://schemas.openxmlformats.org/package/2006/metadata/core-properties' " w:xpath="/ns1:coreProperties[1]/ns0:subject[1]" w:storeItemID="{6C3C8BC8-F283-45AE-878A-BAB7291924A1}"/>
            <w:text/>
          </w:sdtPr>
          <w:sdtEndPr/>
          <w:sdtContent>
            <w:p w:rsidR="002B6CAA" w:rsidRPr="00565CB8" w:rsidRDefault="00970701">
              <w:pPr>
                <w:pStyle w:val="Sinespaciado"/>
                <w:jc w:val="center"/>
                <w:rPr>
                  <w:rFonts w:ascii="Arial" w:hAnsi="Arial" w:cs="Arial"/>
                  <w:color w:val="5B9BD5" w:themeColor="accent1"/>
                  <w:sz w:val="28"/>
                  <w:szCs w:val="28"/>
                </w:rPr>
              </w:pPr>
              <w:r>
                <w:rPr>
                  <w:rFonts w:ascii="Arial" w:hAnsi="Arial" w:cs="Arial"/>
                  <w:b/>
                  <w:color w:val="000000" w:themeColor="text1"/>
                  <w:sz w:val="40"/>
                  <w:szCs w:val="28"/>
                </w:rPr>
                <w:t>Julio César Bodero Castro</w:t>
              </w:r>
            </w:p>
          </w:sdtContent>
        </w:sdt>
        <w:p w:rsidR="002B6CAA" w:rsidRPr="00565CB8" w:rsidRDefault="002B6CAA">
          <w:pPr>
            <w:pStyle w:val="Sinespaciado"/>
            <w:spacing w:before="480"/>
            <w:jc w:val="center"/>
            <w:rPr>
              <w:rFonts w:ascii="Arial" w:hAnsi="Arial" w:cs="Arial"/>
              <w:color w:val="5B9BD5" w:themeColor="accent1"/>
            </w:rPr>
          </w:pPr>
          <w:r w:rsidRPr="00565CB8">
            <w:rPr>
              <w:rFonts w:ascii="Arial" w:hAnsi="Arial" w:cs="Arial"/>
              <w:noProof/>
              <w:color w:val="5B9BD5"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00000" w:themeColor="text1"/>
                                    <w:sz w:val="28"/>
                                    <w:szCs w:val="28"/>
                                  </w:rPr>
                                  <w:alias w:val="Fecha"/>
                                  <w:tag w:val=""/>
                                  <w:id w:val="-1110517016"/>
                                  <w:dataBinding w:prefixMappings="xmlns:ns0='http://schemas.microsoft.com/office/2006/coverPageProps' " w:xpath="/ns0:CoverPageProperties[1]/ns0:PublishDate[1]" w:storeItemID="{55AF091B-3C7A-41E3-B477-F2FDAA23CFDA}"/>
                                  <w:date w:fullDate="2018-09-18T00:00:00Z">
                                    <w:dateFormat w:val="d 'de' MMMM 'de' yyyy"/>
                                    <w:lid w:val="es-ES"/>
                                    <w:storeMappedDataAs w:val="dateTime"/>
                                    <w:calendar w:val="gregorian"/>
                                  </w:date>
                                </w:sdtPr>
                                <w:sdtEndPr/>
                                <w:sdtContent>
                                  <w:p w:rsidR="002B6CAA" w:rsidRPr="002B6CAA" w:rsidRDefault="002B6CAA">
                                    <w:pPr>
                                      <w:pStyle w:val="Sinespaciado"/>
                                      <w:spacing w:after="40"/>
                                      <w:jc w:val="center"/>
                                      <w:rPr>
                                        <w:caps/>
                                        <w:color w:val="000000" w:themeColor="text1"/>
                                        <w:sz w:val="28"/>
                                        <w:szCs w:val="28"/>
                                      </w:rPr>
                                    </w:pPr>
                                    <w:r w:rsidRPr="002B6CAA">
                                      <w:rPr>
                                        <w:caps/>
                                        <w:color w:val="000000" w:themeColor="text1"/>
                                        <w:sz w:val="28"/>
                                        <w:szCs w:val="28"/>
                                        <w:lang w:val="es-ES"/>
                                      </w:rPr>
                                      <w:t>18 de septiembre de 2018</w:t>
                                    </w:r>
                                  </w:p>
                                </w:sdtContent>
                              </w:sdt>
                              <w:p w:rsidR="002B6CAA" w:rsidRPr="002B6CAA" w:rsidRDefault="00DD4DF1">
                                <w:pPr>
                                  <w:pStyle w:val="Sinespaciado"/>
                                  <w:jc w:val="center"/>
                                  <w:rPr>
                                    <w:color w:val="000000" w:themeColor="text1"/>
                                  </w:rPr>
                                </w:pPr>
                                <w:sdt>
                                  <w:sdtPr>
                                    <w:rPr>
                                      <w:caps/>
                                      <w:color w:val="000000" w:themeColor="text1"/>
                                    </w:rPr>
                                    <w:alias w:val="Compañía"/>
                                    <w:tag w:val=""/>
                                    <w:id w:val="1751857301"/>
                                    <w:dataBinding w:prefixMappings="xmlns:ns0='http://schemas.openxmlformats.org/officeDocument/2006/extended-properties' " w:xpath="/ns0:Properties[1]/ns0:Company[1]" w:storeItemID="{6668398D-A668-4E3E-A5EB-62B293D839F1}"/>
                                    <w:text/>
                                  </w:sdtPr>
                                  <w:sdtEndPr/>
                                  <w:sdtContent>
                                    <w:r w:rsidR="002B6CAA" w:rsidRPr="002B6CAA">
                                      <w:rPr>
                                        <w:caps/>
                                        <w:color w:val="000000" w:themeColor="text1"/>
                                      </w:rPr>
                                      <w:t>escuela superior politecnica del litoral</w:t>
                                    </w:r>
                                  </w:sdtContent>
                                </w:sdt>
                              </w:p>
                              <w:p w:rsidR="002B6CAA" w:rsidRDefault="00DD4DF1">
                                <w:pPr>
                                  <w:pStyle w:val="Sinespaciado"/>
                                  <w:jc w:val="center"/>
                                  <w:rPr>
                                    <w:color w:val="5B9BD5" w:themeColor="accent1"/>
                                  </w:rPr>
                                </w:pPr>
                                <w:sdt>
                                  <w:sdtPr>
                                    <w:rPr>
                                      <w:color w:val="000000" w:themeColor="text1"/>
                                    </w:rPr>
                                    <w:alias w:val="Dirección"/>
                                    <w:tag w:val=""/>
                                    <w:id w:val="255021058"/>
                                    <w:dataBinding w:prefixMappings="xmlns:ns0='http://schemas.microsoft.com/office/2006/coverPageProps' " w:xpath="/ns0:CoverPageProperties[1]/ns0:CompanyAddress[1]" w:storeItemID="{55AF091B-3C7A-41E3-B477-F2FDAA23CFDA}"/>
                                    <w:text/>
                                  </w:sdtPr>
                                  <w:sdtEndPr/>
                                  <w:sdtContent>
                                    <w:r w:rsidR="002B6CAA" w:rsidRPr="002B6CAA">
                                      <w:rPr>
                                        <w:color w:val="000000" w:themeColor="text1"/>
                                      </w:rPr>
                                      <w:t>Campus Prosperina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000000" w:themeColor="text1"/>
                              <w:sz w:val="28"/>
                              <w:szCs w:val="28"/>
                            </w:rPr>
                            <w:alias w:val="Fecha"/>
                            <w:tag w:val=""/>
                            <w:id w:val="-1110517016"/>
                            <w:dataBinding w:prefixMappings="xmlns:ns0='http://schemas.microsoft.com/office/2006/coverPageProps' " w:xpath="/ns0:CoverPageProperties[1]/ns0:PublishDate[1]" w:storeItemID="{55AF091B-3C7A-41E3-B477-F2FDAA23CFDA}"/>
                            <w:date w:fullDate="2018-09-18T00:00:00Z">
                              <w:dateFormat w:val="d 'de' MMMM 'de' yyyy"/>
                              <w:lid w:val="es-ES"/>
                              <w:storeMappedDataAs w:val="dateTime"/>
                              <w:calendar w:val="gregorian"/>
                            </w:date>
                          </w:sdtPr>
                          <w:sdtEndPr/>
                          <w:sdtContent>
                            <w:p w:rsidR="002B6CAA" w:rsidRPr="002B6CAA" w:rsidRDefault="002B6CAA">
                              <w:pPr>
                                <w:pStyle w:val="Sinespaciado"/>
                                <w:spacing w:after="40"/>
                                <w:jc w:val="center"/>
                                <w:rPr>
                                  <w:caps/>
                                  <w:color w:val="000000" w:themeColor="text1"/>
                                  <w:sz w:val="28"/>
                                  <w:szCs w:val="28"/>
                                </w:rPr>
                              </w:pPr>
                              <w:r w:rsidRPr="002B6CAA">
                                <w:rPr>
                                  <w:caps/>
                                  <w:color w:val="000000" w:themeColor="text1"/>
                                  <w:sz w:val="28"/>
                                  <w:szCs w:val="28"/>
                                  <w:lang w:val="es-ES"/>
                                </w:rPr>
                                <w:t>18 de septiembre de 2018</w:t>
                              </w:r>
                            </w:p>
                          </w:sdtContent>
                        </w:sdt>
                        <w:p w:rsidR="002B6CAA" w:rsidRPr="002B6CAA" w:rsidRDefault="00DD4DF1">
                          <w:pPr>
                            <w:pStyle w:val="Sinespaciado"/>
                            <w:jc w:val="center"/>
                            <w:rPr>
                              <w:color w:val="000000" w:themeColor="text1"/>
                            </w:rPr>
                          </w:pPr>
                          <w:sdt>
                            <w:sdtPr>
                              <w:rPr>
                                <w:caps/>
                                <w:color w:val="000000" w:themeColor="text1"/>
                              </w:rPr>
                              <w:alias w:val="Compañía"/>
                              <w:tag w:val=""/>
                              <w:id w:val="1751857301"/>
                              <w:dataBinding w:prefixMappings="xmlns:ns0='http://schemas.openxmlformats.org/officeDocument/2006/extended-properties' " w:xpath="/ns0:Properties[1]/ns0:Company[1]" w:storeItemID="{6668398D-A668-4E3E-A5EB-62B293D839F1}"/>
                              <w:text/>
                            </w:sdtPr>
                            <w:sdtEndPr/>
                            <w:sdtContent>
                              <w:r w:rsidR="002B6CAA" w:rsidRPr="002B6CAA">
                                <w:rPr>
                                  <w:caps/>
                                  <w:color w:val="000000" w:themeColor="text1"/>
                                </w:rPr>
                                <w:t>escuela superior politecnica del litoral</w:t>
                              </w:r>
                            </w:sdtContent>
                          </w:sdt>
                        </w:p>
                        <w:p w:rsidR="002B6CAA" w:rsidRDefault="00DD4DF1">
                          <w:pPr>
                            <w:pStyle w:val="Sinespaciado"/>
                            <w:jc w:val="center"/>
                            <w:rPr>
                              <w:color w:val="5B9BD5" w:themeColor="accent1"/>
                            </w:rPr>
                          </w:pPr>
                          <w:sdt>
                            <w:sdtPr>
                              <w:rPr>
                                <w:color w:val="000000" w:themeColor="text1"/>
                              </w:rPr>
                              <w:alias w:val="Dirección"/>
                              <w:tag w:val=""/>
                              <w:id w:val="255021058"/>
                              <w:dataBinding w:prefixMappings="xmlns:ns0='http://schemas.microsoft.com/office/2006/coverPageProps' " w:xpath="/ns0:CoverPageProperties[1]/ns0:CompanyAddress[1]" w:storeItemID="{55AF091B-3C7A-41E3-B477-F2FDAA23CFDA}"/>
                              <w:text/>
                            </w:sdtPr>
                            <w:sdtEndPr/>
                            <w:sdtContent>
                              <w:r w:rsidR="002B6CAA" w:rsidRPr="002B6CAA">
                                <w:rPr>
                                  <w:color w:val="000000" w:themeColor="text1"/>
                                </w:rPr>
                                <w:t>Campus Prosperina</w:t>
                              </w:r>
                            </w:sdtContent>
                          </w:sdt>
                        </w:p>
                      </w:txbxContent>
                    </v:textbox>
                    <w10:wrap anchorx="margin" anchory="page"/>
                  </v:shape>
                </w:pict>
              </mc:Fallback>
            </mc:AlternateContent>
          </w:r>
          <w:r w:rsidRPr="00565CB8">
            <w:rPr>
              <w:rFonts w:ascii="Arial" w:hAnsi="Arial" w:cs="Arial"/>
              <w:noProof/>
              <w:color w:val="5B9BD5" w:themeColor="accent1"/>
            </w:rPr>
            <w:drawing>
              <wp:inline distT="0" distB="0" distL="0" distR="0">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565CB8" w:rsidRPr="00565CB8" w:rsidRDefault="002B6CAA">
          <w:pPr>
            <w:rPr>
              <w:ins w:id="0" w:author="Administrador" w:date="2018-09-18T14:52:00Z"/>
              <w:rFonts w:ascii="Arial" w:hAnsi="Arial" w:cs="Arial"/>
            </w:rPr>
          </w:pPr>
          <w:r w:rsidRPr="00565CB8">
            <w:rPr>
              <w:rFonts w:ascii="Arial" w:hAnsi="Arial" w:cs="Arial"/>
            </w:rPr>
            <w:br w:type="page"/>
          </w:r>
        </w:p>
        <w:p w:rsidR="00565CB8" w:rsidRPr="00565CB8" w:rsidRDefault="00565CB8">
          <w:pPr>
            <w:rPr>
              <w:ins w:id="1" w:author="Administrador" w:date="2018-09-18T14:52:00Z"/>
              <w:rFonts w:ascii="Arial" w:hAnsi="Arial" w:cs="Arial"/>
            </w:rPr>
          </w:pPr>
        </w:p>
        <w:p w:rsidR="00565CB8" w:rsidRPr="00565CB8" w:rsidRDefault="00171009" w:rsidP="00565CB8">
          <w:pPr>
            <w:jc w:val="center"/>
            <w:rPr>
              <w:ins w:id="2" w:author="Administrador" w:date="2018-09-18T14:52:00Z"/>
              <w:rFonts w:ascii="Arial" w:hAnsi="Arial" w:cs="Arial"/>
              <w:b/>
              <w:sz w:val="28"/>
            </w:rPr>
          </w:pPr>
          <w:r>
            <w:rPr>
              <w:rFonts w:ascii="Arial" w:hAnsi="Arial" w:cs="Arial"/>
              <w:b/>
              <w:sz w:val="28"/>
            </w:rPr>
            <w:t xml:space="preserve">MANUAL DE </w:t>
          </w:r>
          <w:r w:rsidR="00ED514C">
            <w:rPr>
              <w:rFonts w:ascii="Arial" w:hAnsi="Arial" w:cs="Arial"/>
              <w:b/>
              <w:sz w:val="28"/>
            </w:rPr>
            <w:t>INSTALACIÓ</w:t>
          </w:r>
          <w:r w:rsidR="00ED514C" w:rsidRPr="00565CB8">
            <w:rPr>
              <w:rFonts w:ascii="Arial" w:hAnsi="Arial" w:cs="Arial"/>
              <w:b/>
              <w:sz w:val="28"/>
            </w:rPr>
            <w:t>N, EJECUCION</w:t>
          </w:r>
          <w:r>
            <w:rPr>
              <w:rFonts w:ascii="Arial" w:hAnsi="Arial" w:cs="Arial"/>
              <w:b/>
              <w:sz w:val="28"/>
            </w:rPr>
            <w:t xml:space="preserve"> </w:t>
          </w:r>
        </w:p>
        <w:p w:rsidR="002B6CAA" w:rsidRPr="00565CB8" w:rsidRDefault="00565CB8" w:rsidP="00565CB8">
          <w:pPr>
            <w:pStyle w:val="Prrafodelista"/>
            <w:numPr>
              <w:ilvl w:val="0"/>
              <w:numId w:val="1"/>
            </w:numPr>
            <w:rPr>
              <w:rFonts w:ascii="Arial" w:hAnsi="Arial" w:cs="Arial"/>
            </w:rPr>
          </w:pPr>
          <w:r w:rsidRPr="00565CB8">
            <w:rPr>
              <w:rFonts w:ascii="Arial" w:hAnsi="Arial" w:cs="Arial"/>
            </w:rPr>
            <w:t xml:space="preserve">Se ingresa a la carpeta </w:t>
          </w:r>
          <w:r w:rsidRPr="00565CB8">
            <w:rPr>
              <w:rFonts w:ascii="Arial" w:hAnsi="Arial" w:cs="Arial"/>
              <w:b/>
            </w:rPr>
            <w:t xml:space="preserve">SISTEMA FCNM </w:t>
          </w:r>
          <w:r w:rsidRPr="00565CB8">
            <w:rPr>
              <w:rFonts w:ascii="Arial" w:hAnsi="Arial" w:cs="Arial"/>
            </w:rPr>
            <w:t xml:space="preserve">se ejecuta el archivo </w:t>
          </w:r>
          <w:proofErr w:type="spellStart"/>
          <w:r w:rsidRPr="00565CB8">
            <w:rPr>
              <w:rFonts w:ascii="Arial" w:hAnsi="Arial" w:cs="Arial"/>
              <w:b/>
            </w:rPr>
            <w:t>setup</w:t>
          </w:r>
          <w:proofErr w:type="spellEnd"/>
          <w:r w:rsidRPr="00565CB8">
            <w:rPr>
              <w:rFonts w:ascii="Arial" w:hAnsi="Arial" w:cs="Arial"/>
              <w:b/>
            </w:rPr>
            <w:t xml:space="preserve">.  </w:t>
          </w:r>
        </w:p>
      </w:sdtContent>
    </w:sdt>
    <w:p w:rsidR="00A215BC" w:rsidRDefault="00B87AA6">
      <w:pPr>
        <w:rPr>
          <w:rFonts w:ascii="Arial" w:hAnsi="Arial" w:cs="Arial"/>
        </w:rPr>
      </w:pPr>
      <w:r w:rsidRPr="00565CB8">
        <w:rPr>
          <w:rFonts w:ascii="Arial" w:hAnsi="Arial" w:cs="Arial"/>
          <w:noProof/>
          <w:lang w:eastAsia="es-EC"/>
        </w:rPr>
        <w:drawing>
          <wp:inline distT="0" distB="0" distL="0" distR="0" wp14:anchorId="2E028C62" wp14:editId="3E86DA54">
            <wp:extent cx="5400040" cy="3046730"/>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046730"/>
                    </a:xfrm>
                    <a:prstGeom prst="rect">
                      <a:avLst/>
                    </a:prstGeom>
                  </pic:spPr>
                </pic:pic>
              </a:graphicData>
            </a:graphic>
          </wp:inline>
        </w:drawing>
      </w:r>
    </w:p>
    <w:p w:rsidR="00171009" w:rsidRPr="00565CB8" w:rsidRDefault="00171009">
      <w:pPr>
        <w:rPr>
          <w:rFonts w:ascii="Arial" w:hAnsi="Arial" w:cs="Arial"/>
        </w:rPr>
      </w:pPr>
    </w:p>
    <w:p w:rsidR="00565CB8" w:rsidRPr="00565CB8" w:rsidRDefault="00565CB8" w:rsidP="00565CB8">
      <w:pPr>
        <w:pStyle w:val="Prrafodelista"/>
        <w:numPr>
          <w:ilvl w:val="0"/>
          <w:numId w:val="1"/>
        </w:numPr>
        <w:rPr>
          <w:rFonts w:ascii="Arial" w:hAnsi="Arial" w:cs="Arial"/>
          <w:b/>
        </w:rPr>
      </w:pPr>
      <w:r w:rsidRPr="00565CB8">
        <w:rPr>
          <w:rFonts w:ascii="Arial" w:hAnsi="Arial" w:cs="Arial"/>
        </w:rPr>
        <w:t xml:space="preserve">Aparece la siguiente ventana, se da clic en </w:t>
      </w:r>
      <w:r w:rsidRPr="00565CB8">
        <w:rPr>
          <w:rFonts w:ascii="Arial" w:hAnsi="Arial" w:cs="Arial"/>
          <w:b/>
        </w:rPr>
        <w:t xml:space="preserve">Instalar </w:t>
      </w:r>
    </w:p>
    <w:p w:rsidR="00B87AA6" w:rsidRDefault="00B87AA6">
      <w:pPr>
        <w:rPr>
          <w:rFonts w:ascii="Arial" w:hAnsi="Arial" w:cs="Arial"/>
        </w:rPr>
      </w:pPr>
      <w:r w:rsidRPr="00565CB8">
        <w:rPr>
          <w:rFonts w:ascii="Arial" w:hAnsi="Arial" w:cs="Arial"/>
          <w:noProof/>
          <w:lang w:eastAsia="es-EC"/>
        </w:rPr>
        <w:drawing>
          <wp:inline distT="0" distB="0" distL="0" distR="0" wp14:anchorId="69F63383" wp14:editId="1356363E">
            <wp:extent cx="5400040" cy="32670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267075"/>
                    </a:xfrm>
                    <a:prstGeom prst="rect">
                      <a:avLst/>
                    </a:prstGeom>
                  </pic:spPr>
                </pic:pic>
              </a:graphicData>
            </a:graphic>
          </wp:inline>
        </w:drawing>
      </w:r>
    </w:p>
    <w:p w:rsidR="00171009" w:rsidRDefault="00171009">
      <w:pPr>
        <w:rPr>
          <w:rFonts w:ascii="Arial" w:hAnsi="Arial" w:cs="Arial"/>
        </w:rPr>
      </w:pPr>
    </w:p>
    <w:p w:rsidR="00171009" w:rsidRDefault="00171009">
      <w:pPr>
        <w:rPr>
          <w:rFonts w:ascii="Arial" w:hAnsi="Arial" w:cs="Arial"/>
        </w:rPr>
      </w:pPr>
    </w:p>
    <w:p w:rsidR="00171009" w:rsidRDefault="00171009">
      <w:pPr>
        <w:rPr>
          <w:rFonts w:ascii="Arial" w:hAnsi="Arial" w:cs="Arial"/>
        </w:rPr>
      </w:pPr>
    </w:p>
    <w:p w:rsidR="00171009" w:rsidRDefault="00171009">
      <w:pPr>
        <w:rPr>
          <w:rFonts w:ascii="Arial" w:hAnsi="Arial" w:cs="Arial"/>
        </w:rPr>
      </w:pPr>
    </w:p>
    <w:p w:rsidR="00171009" w:rsidRDefault="00171009">
      <w:pPr>
        <w:rPr>
          <w:rFonts w:ascii="Arial" w:hAnsi="Arial" w:cs="Arial"/>
        </w:rPr>
      </w:pPr>
    </w:p>
    <w:p w:rsidR="00171009" w:rsidRPr="00171009" w:rsidRDefault="00171009" w:rsidP="00171009">
      <w:pPr>
        <w:pStyle w:val="Prrafodelista"/>
        <w:numPr>
          <w:ilvl w:val="0"/>
          <w:numId w:val="1"/>
        </w:numPr>
        <w:rPr>
          <w:rFonts w:ascii="Arial" w:hAnsi="Arial" w:cs="Arial"/>
          <w:b/>
        </w:rPr>
      </w:pPr>
      <w:r>
        <w:rPr>
          <w:rFonts w:ascii="Arial" w:hAnsi="Arial" w:cs="Arial"/>
        </w:rPr>
        <w:lastRenderedPageBreak/>
        <w:t xml:space="preserve">De la carpeta </w:t>
      </w:r>
      <w:r w:rsidRPr="00171009">
        <w:rPr>
          <w:rFonts w:ascii="Arial" w:hAnsi="Arial" w:cs="Arial"/>
          <w:b/>
        </w:rPr>
        <w:t>SISTEMAS FCNM</w:t>
      </w:r>
      <w:r>
        <w:rPr>
          <w:rFonts w:ascii="Arial" w:hAnsi="Arial" w:cs="Arial"/>
        </w:rPr>
        <w:t xml:space="preserve"> copiar el archivo </w:t>
      </w:r>
      <w:r w:rsidRPr="00171009">
        <w:rPr>
          <w:rFonts w:ascii="Arial" w:hAnsi="Arial" w:cs="Arial"/>
          <w:b/>
        </w:rPr>
        <w:t>Parametros.xml</w:t>
      </w:r>
      <w:r>
        <w:rPr>
          <w:rFonts w:ascii="Arial" w:hAnsi="Arial" w:cs="Arial"/>
          <w:b/>
        </w:rPr>
        <w:t xml:space="preserve"> en la siguiente ruta </w:t>
      </w:r>
    </w:p>
    <w:p w:rsidR="00B87AA6" w:rsidRDefault="00B87AA6">
      <w:pPr>
        <w:rPr>
          <w:rFonts w:ascii="Arial" w:hAnsi="Arial" w:cs="Arial"/>
          <w:color w:val="00B0F0"/>
          <w:u w:val="single"/>
        </w:rPr>
      </w:pPr>
      <w:r w:rsidRPr="00171009">
        <w:rPr>
          <w:rFonts w:ascii="Arial" w:hAnsi="Arial" w:cs="Arial"/>
          <w:color w:val="00B0F0"/>
          <w:u w:val="single"/>
        </w:rPr>
        <w:t>C:\Users\Administrador\AppData\Local\Apps\2.0\1MTPNM3M.DNJ\A77LRL1B.TRW\sist..tion_0000000000000000_0001.0000_e3e6e6545b2ceaca</w:t>
      </w:r>
    </w:p>
    <w:p w:rsidR="00171009" w:rsidRDefault="00171009">
      <w:pPr>
        <w:rPr>
          <w:rFonts w:ascii="Arial" w:hAnsi="Arial" w:cs="Arial"/>
          <w:color w:val="FF0000"/>
          <w:u w:val="single"/>
        </w:rPr>
      </w:pPr>
      <w:r w:rsidRPr="00171009">
        <w:rPr>
          <w:rFonts w:ascii="Arial" w:hAnsi="Arial" w:cs="Arial"/>
          <w:color w:val="FF0000"/>
          <w:u w:val="single"/>
        </w:rPr>
        <w:t xml:space="preserve">*Administrador puede cambiar por el usuario que se encuentra usando el equipo </w:t>
      </w:r>
    </w:p>
    <w:p w:rsidR="00171009" w:rsidRPr="00171009" w:rsidRDefault="00171009">
      <w:pPr>
        <w:rPr>
          <w:rFonts w:ascii="Arial" w:hAnsi="Arial" w:cs="Arial"/>
          <w:color w:val="FF0000"/>
          <w:u w:val="single"/>
        </w:rPr>
      </w:pPr>
    </w:p>
    <w:p w:rsidR="00B87AA6" w:rsidRDefault="00B87AA6">
      <w:pPr>
        <w:rPr>
          <w:rFonts w:ascii="Arial" w:hAnsi="Arial" w:cs="Arial"/>
        </w:rPr>
      </w:pPr>
      <w:r w:rsidRPr="00565CB8">
        <w:rPr>
          <w:rFonts w:ascii="Arial" w:hAnsi="Arial" w:cs="Arial"/>
          <w:noProof/>
          <w:lang w:eastAsia="es-EC"/>
        </w:rPr>
        <w:drawing>
          <wp:inline distT="0" distB="0" distL="0" distR="0" wp14:anchorId="76648BBD" wp14:editId="6A5A713A">
            <wp:extent cx="5400040" cy="304990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049905"/>
                    </a:xfrm>
                    <a:prstGeom prst="rect">
                      <a:avLst/>
                    </a:prstGeom>
                  </pic:spPr>
                </pic:pic>
              </a:graphicData>
            </a:graphic>
          </wp:inline>
        </w:drawing>
      </w:r>
    </w:p>
    <w:p w:rsidR="00171009" w:rsidRPr="00171009" w:rsidRDefault="00171009" w:rsidP="00171009">
      <w:pPr>
        <w:pStyle w:val="Prrafodelista"/>
        <w:numPr>
          <w:ilvl w:val="0"/>
          <w:numId w:val="1"/>
        </w:numPr>
        <w:rPr>
          <w:rFonts w:ascii="Arial" w:hAnsi="Arial" w:cs="Arial"/>
        </w:rPr>
      </w:pPr>
      <w:r>
        <w:rPr>
          <w:rFonts w:ascii="Arial" w:hAnsi="Arial" w:cs="Arial"/>
        </w:rPr>
        <w:t xml:space="preserve">Luego de Instalar Acceder a la siguiente ruta y </w:t>
      </w:r>
      <w:r w:rsidRPr="00171009">
        <w:rPr>
          <w:rFonts w:ascii="Arial" w:hAnsi="Arial" w:cs="Arial"/>
        </w:rPr>
        <w:t>copiar el archivo en el escritorio.</w:t>
      </w:r>
    </w:p>
    <w:p w:rsidR="00B87AA6" w:rsidRDefault="00B87AA6">
      <w:pPr>
        <w:rPr>
          <w:rFonts w:ascii="Arial" w:hAnsi="Arial" w:cs="Arial"/>
          <w:color w:val="00B0F0"/>
          <w:u w:val="single"/>
        </w:rPr>
      </w:pPr>
      <w:r w:rsidRPr="00171009">
        <w:rPr>
          <w:rFonts w:ascii="Arial" w:hAnsi="Arial" w:cs="Arial"/>
          <w:color w:val="00B0F0"/>
          <w:u w:val="single"/>
        </w:rPr>
        <w:t xml:space="preserve">C:\Users\Administrador\AppData\Roaming\Microsoft\Windows\Start </w:t>
      </w:r>
      <w:proofErr w:type="spellStart"/>
      <w:r w:rsidRPr="00171009">
        <w:rPr>
          <w:rFonts w:ascii="Arial" w:hAnsi="Arial" w:cs="Arial"/>
          <w:color w:val="00B0F0"/>
          <w:u w:val="single"/>
        </w:rPr>
        <w:t>Menu</w:t>
      </w:r>
      <w:proofErr w:type="spellEnd"/>
      <w:r w:rsidRPr="00171009">
        <w:rPr>
          <w:rFonts w:ascii="Arial" w:hAnsi="Arial" w:cs="Arial"/>
          <w:color w:val="00B0F0"/>
          <w:u w:val="single"/>
        </w:rPr>
        <w:t>\</w:t>
      </w:r>
      <w:proofErr w:type="spellStart"/>
      <w:r w:rsidRPr="00171009">
        <w:rPr>
          <w:rFonts w:ascii="Arial" w:hAnsi="Arial" w:cs="Arial"/>
          <w:color w:val="00B0F0"/>
          <w:u w:val="single"/>
        </w:rPr>
        <w:t>Programs</w:t>
      </w:r>
      <w:proofErr w:type="spellEnd"/>
      <w:r w:rsidRPr="00171009">
        <w:rPr>
          <w:rFonts w:ascii="Arial" w:hAnsi="Arial" w:cs="Arial"/>
          <w:color w:val="00B0F0"/>
          <w:u w:val="single"/>
        </w:rPr>
        <w:t>\</w:t>
      </w:r>
      <w:proofErr w:type="spellStart"/>
      <w:r w:rsidRPr="00171009">
        <w:rPr>
          <w:rFonts w:ascii="Arial" w:hAnsi="Arial" w:cs="Arial"/>
          <w:color w:val="00B0F0"/>
          <w:u w:val="single"/>
        </w:rPr>
        <w:t>sistemaFCNM</w:t>
      </w:r>
      <w:proofErr w:type="spellEnd"/>
    </w:p>
    <w:p w:rsidR="00171009" w:rsidRDefault="00171009" w:rsidP="00171009">
      <w:pPr>
        <w:rPr>
          <w:rFonts w:ascii="Arial" w:hAnsi="Arial" w:cs="Arial"/>
          <w:color w:val="FF0000"/>
          <w:u w:val="single"/>
        </w:rPr>
      </w:pPr>
      <w:r w:rsidRPr="00171009">
        <w:rPr>
          <w:rFonts w:ascii="Arial" w:hAnsi="Arial" w:cs="Arial"/>
          <w:color w:val="FF0000"/>
          <w:u w:val="single"/>
        </w:rPr>
        <w:t xml:space="preserve">*Administrador puede cambiar por el usuario que se encuentra usando el equipo </w:t>
      </w:r>
    </w:p>
    <w:p w:rsidR="00171009" w:rsidRPr="00171009" w:rsidRDefault="00171009">
      <w:pPr>
        <w:rPr>
          <w:rFonts w:ascii="Arial" w:hAnsi="Arial" w:cs="Arial"/>
          <w:color w:val="00B0F0"/>
          <w:u w:val="single"/>
        </w:rPr>
      </w:pPr>
    </w:p>
    <w:p w:rsidR="00B87AA6" w:rsidRDefault="00B87AA6">
      <w:pPr>
        <w:rPr>
          <w:rFonts w:ascii="Arial" w:hAnsi="Arial" w:cs="Arial"/>
        </w:rPr>
      </w:pPr>
      <w:r w:rsidRPr="00565CB8">
        <w:rPr>
          <w:rFonts w:ascii="Arial" w:hAnsi="Arial" w:cs="Arial"/>
          <w:noProof/>
          <w:lang w:eastAsia="es-EC"/>
        </w:rPr>
        <w:drawing>
          <wp:inline distT="0" distB="0" distL="0" distR="0" wp14:anchorId="73573C87" wp14:editId="74BA0392">
            <wp:extent cx="5400040" cy="2876550"/>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876550"/>
                    </a:xfrm>
                    <a:prstGeom prst="rect">
                      <a:avLst/>
                    </a:prstGeom>
                  </pic:spPr>
                </pic:pic>
              </a:graphicData>
            </a:graphic>
          </wp:inline>
        </w:drawing>
      </w:r>
    </w:p>
    <w:p w:rsidR="00D25E83" w:rsidRDefault="00D25E83">
      <w:pPr>
        <w:rPr>
          <w:rFonts w:ascii="Arial" w:hAnsi="Arial" w:cs="Arial"/>
        </w:rPr>
      </w:pPr>
    </w:p>
    <w:p w:rsidR="00D25E83" w:rsidRDefault="00D25E83" w:rsidP="00D25E83">
      <w:pPr>
        <w:pStyle w:val="Prrafodelista"/>
        <w:numPr>
          <w:ilvl w:val="0"/>
          <w:numId w:val="1"/>
        </w:numPr>
        <w:rPr>
          <w:rFonts w:ascii="Arial" w:hAnsi="Arial" w:cs="Arial"/>
        </w:rPr>
      </w:pPr>
      <w:r>
        <w:rPr>
          <w:rFonts w:ascii="Arial" w:hAnsi="Arial" w:cs="Arial"/>
        </w:rPr>
        <w:lastRenderedPageBreak/>
        <w:t xml:space="preserve">Ejecutamos el archivo que copiamos en el escritorio e iniciamos sesión con los usuarios otorgados. </w:t>
      </w:r>
    </w:p>
    <w:p w:rsidR="00D25E83" w:rsidRDefault="00D25E83" w:rsidP="00D25E83">
      <w:pPr>
        <w:rPr>
          <w:rFonts w:ascii="Arial" w:hAnsi="Arial" w:cs="Arial"/>
        </w:rPr>
      </w:pPr>
      <w:r>
        <w:rPr>
          <w:rFonts w:ascii="Arial" w:hAnsi="Arial" w:cs="Arial"/>
        </w:rPr>
        <w:t xml:space="preserve">Usuario: </w:t>
      </w:r>
      <w:proofErr w:type="spellStart"/>
      <w:r>
        <w:rPr>
          <w:rFonts w:ascii="Arial" w:hAnsi="Arial" w:cs="Arial"/>
        </w:rPr>
        <w:t>jcbodero</w:t>
      </w:r>
      <w:proofErr w:type="spellEnd"/>
      <w:r>
        <w:rPr>
          <w:rFonts w:ascii="Arial" w:hAnsi="Arial" w:cs="Arial"/>
        </w:rPr>
        <w:t xml:space="preserve"> </w:t>
      </w:r>
    </w:p>
    <w:p w:rsidR="00D25E83" w:rsidRDefault="00D25E83" w:rsidP="00D25E83">
      <w:pPr>
        <w:rPr>
          <w:rFonts w:ascii="Arial" w:hAnsi="Arial" w:cs="Arial"/>
        </w:rPr>
      </w:pPr>
      <w:r>
        <w:rPr>
          <w:rFonts w:ascii="Arial" w:hAnsi="Arial" w:cs="Arial"/>
        </w:rPr>
        <w:t>Contraseña: 1234</w:t>
      </w:r>
    </w:p>
    <w:p w:rsidR="00D25E83" w:rsidRDefault="00D25E83" w:rsidP="00D25E83">
      <w:pPr>
        <w:rPr>
          <w:rFonts w:ascii="Arial" w:hAnsi="Arial" w:cs="Arial"/>
        </w:rPr>
      </w:pPr>
      <w:r>
        <w:rPr>
          <w:rFonts w:ascii="Arial" w:hAnsi="Arial" w:cs="Arial"/>
        </w:rPr>
        <w:t xml:space="preserve">Usuario: </w:t>
      </w:r>
      <w:proofErr w:type="spellStart"/>
      <w:r>
        <w:rPr>
          <w:rFonts w:ascii="Arial" w:hAnsi="Arial" w:cs="Arial"/>
        </w:rPr>
        <w:t>jfloresb</w:t>
      </w:r>
      <w:proofErr w:type="spellEnd"/>
    </w:p>
    <w:p w:rsidR="00D25E83" w:rsidRPr="00D25E83" w:rsidRDefault="00D25E83" w:rsidP="00D25E83">
      <w:pPr>
        <w:rPr>
          <w:rFonts w:ascii="Arial" w:hAnsi="Arial" w:cs="Arial"/>
        </w:rPr>
      </w:pPr>
      <w:r>
        <w:rPr>
          <w:rFonts w:ascii="Arial" w:hAnsi="Arial" w:cs="Arial"/>
        </w:rPr>
        <w:t>Contraseña: 1234</w:t>
      </w:r>
    </w:p>
    <w:p w:rsidR="00D25E83" w:rsidRDefault="00B87AA6">
      <w:pPr>
        <w:rPr>
          <w:rFonts w:ascii="Arial" w:hAnsi="Arial" w:cs="Arial"/>
        </w:rPr>
      </w:pPr>
      <w:r w:rsidRPr="00565CB8">
        <w:rPr>
          <w:rFonts w:ascii="Arial" w:hAnsi="Arial" w:cs="Arial"/>
          <w:noProof/>
          <w:lang w:eastAsia="es-EC"/>
        </w:rPr>
        <w:drawing>
          <wp:inline distT="0" distB="0" distL="0" distR="0" wp14:anchorId="27E5CD12" wp14:editId="2AB549EA">
            <wp:extent cx="4629150" cy="44196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29150" cy="4419600"/>
                    </a:xfrm>
                    <a:prstGeom prst="rect">
                      <a:avLst/>
                    </a:prstGeom>
                  </pic:spPr>
                </pic:pic>
              </a:graphicData>
            </a:graphic>
          </wp:inline>
        </w:drawing>
      </w:r>
    </w:p>
    <w:p w:rsidR="00D25E83" w:rsidRDefault="00D25E83">
      <w:pPr>
        <w:rPr>
          <w:rFonts w:ascii="Arial" w:hAnsi="Arial" w:cs="Arial"/>
        </w:rPr>
      </w:pPr>
    </w:p>
    <w:p w:rsidR="00D25E83" w:rsidRDefault="00D25E83">
      <w:pPr>
        <w:rPr>
          <w:rFonts w:ascii="Arial" w:hAnsi="Arial" w:cs="Arial"/>
        </w:rPr>
      </w:pPr>
    </w:p>
    <w:p w:rsidR="00D25E83" w:rsidRDefault="00D25E83">
      <w:pPr>
        <w:rPr>
          <w:rFonts w:ascii="Arial" w:hAnsi="Arial" w:cs="Arial"/>
        </w:rPr>
      </w:pPr>
    </w:p>
    <w:p w:rsidR="00D25E83" w:rsidRDefault="00D25E83">
      <w:pPr>
        <w:rPr>
          <w:rFonts w:ascii="Arial" w:hAnsi="Arial" w:cs="Arial"/>
        </w:rPr>
      </w:pPr>
    </w:p>
    <w:p w:rsidR="00D25E83" w:rsidRDefault="00D25E83">
      <w:pPr>
        <w:rPr>
          <w:rFonts w:ascii="Arial" w:hAnsi="Arial" w:cs="Arial"/>
        </w:rPr>
      </w:pPr>
    </w:p>
    <w:p w:rsidR="00D25E83" w:rsidRDefault="00D25E83">
      <w:pPr>
        <w:rPr>
          <w:rFonts w:ascii="Arial" w:hAnsi="Arial" w:cs="Arial"/>
        </w:rPr>
      </w:pPr>
    </w:p>
    <w:p w:rsidR="00D25E83" w:rsidRDefault="00D25E83">
      <w:pPr>
        <w:rPr>
          <w:rFonts w:ascii="Arial" w:hAnsi="Arial" w:cs="Arial"/>
        </w:rPr>
      </w:pPr>
    </w:p>
    <w:p w:rsidR="00D25E83" w:rsidRDefault="00D25E83">
      <w:pPr>
        <w:rPr>
          <w:rFonts w:ascii="Arial" w:hAnsi="Arial" w:cs="Arial"/>
        </w:rPr>
      </w:pPr>
    </w:p>
    <w:p w:rsidR="00D25E83" w:rsidRDefault="00D25E83">
      <w:pPr>
        <w:rPr>
          <w:rFonts w:ascii="Arial" w:hAnsi="Arial" w:cs="Arial"/>
        </w:rPr>
      </w:pPr>
    </w:p>
    <w:p w:rsidR="00D25E83" w:rsidRDefault="00D25E83">
      <w:pPr>
        <w:rPr>
          <w:rFonts w:ascii="Arial" w:hAnsi="Arial" w:cs="Arial"/>
        </w:rPr>
      </w:pPr>
    </w:p>
    <w:p w:rsidR="00D25E83" w:rsidRDefault="00D25E83">
      <w:pPr>
        <w:rPr>
          <w:rFonts w:ascii="Arial" w:hAnsi="Arial" w:cs="Arial"/>
        </w:rPr>
      </w:pPr>
    </w:p>
    <w:p w:rsidR="00D25E83" w:rsidRPr="00ED514C" w:rsidRDefault="00ED514C" w:rsidP="00ED514C">
      <w:pPr>
        <w:jc w:val="center"/>
        <w:rPr>
          <w:rFonts w:ascii="Arial" w:hAnsi="Arial" w:cs="Arial"/>
          <w:b/>
        </w:rPr>
      </w:pPr>
      <w:r w:rsidRPr="00ED514C">
        <w:rPr>
          <w:rFonts w:ascii="Arial" w:hAnsi="Arial" w:cs="Arial"/>
          <w:b/>
        </w:rPr>
        <w:lastRenderedPageBreak/>
        <w:t>MANUAL DE USO DEL SISTEMA</w:t>
      </w:r>
    </w:p>
    <w:p w:rsidR="00D25E83" w:rsidRPr="00032374" w:rsidRDefault="00D25E83" w:rsidP="00032374">
      <w:pPr>
        <w:pStyle w:val="Prrafodelista"/>
        <w:numPr>
          <w:ilvl w:val="0"/>
          <w:numId w:val="2"/>
        </w:numPr>
        <w:rPr>
          <w:rFonts w:ascii="Arial" w:hAnsi="Arial" w:cs="Arial"/>
        </w:rPr>
      </w:pPr>
      <w:r w:rsidRPr="00032374">
        <w:rPr>
          <w:rFonts w:ascii="Arial" w:hAnsi="Arial" w:cs="Arial"/>
        </w:rPr>
        <w:t xml:space="preserve">Luego de iniciar sesión obtenemos el menú principal del Inventario con lo cual seleccionaremos </w:t>
      </w:r>
      <w:proofErr w:type="spellStart"/>
      <w:r w:rsidR="001965DB" w:rsidRPr="00DD4DF1">
        <w:rPr>
          <w:rFonts w:ascii="Arial" w:hAnsi="Arial" w:cs="Arial"/>
          <w:b/>
        </w:rPr>
        <w:t>Scanear</w:t>
      </w:r>
      <w:proofErr w:type="spellEnd"/>
      <w:r w:rsidR="001965DB" w:rsidRPr="00DD4DF1">
        <w:rPr>
          <w:rFonts w:ascii="Arial" w:hAnsi="Arial" w:cs="Arial"/>
          <w:b/>
        </w:rPr>
        <w:t xml:space="preserve"> Código</w:t>
      </w:r>
      <w:r w:rsidR="001965DB" w:rsidRPr="00032374">
        <w:rPr>
          <w:rFonts w:ascii="Arial" w:hAnsi="Arial" w:cs="Arial"/>
        </w:rPr>
        <w:t xml:space="preserve"> </w:t>
      </w:r>
    </w:p>
    <w:p w:rsidR="003333F0" w:rsidRDefault="003333F0">
      <w:pPr>
        <w:rPr>
          <w:rFonts w:ascii="Arial" w:hAnsi="Arial" w:cs="Arial"/>
        </w:rPr>
      </w:pPr>
      <w:r w:rsidRPr="00565CB8">
        <w:rPr>
          <w:rFonts w:ascii="Arial" w:hAnsi="Arial" w:cs="Arial"/>
          <w:noProof/>
          <w:lang w:eastAsia="es-EC"/>
        </w:rPr>
        <w:drawing>
          <wp:inline distT="0" distB="0" distL="0" distR="0" wp14:anchorId="13925EE7" wp14:editId="714F7E36">
            <wp:extent cx="5400040" cy="302133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021330"/>
                    </a:xfrm>
                    <a:prstGeom prst="rect">
                      <a:avLst/>
                    </a:prstGeom>
                  </pic:spPr>
                </pic:pic>
              </a:graphicData>
            </a:graphic>
          </wp:inline>
        </w:drawing>
      </w:r>
    </w:p>
    <w:p w:rsidR="00EA59F2" w:rsidRDefault="00EA59F2">
      <w:pPr>
        <w:rPr>
          <w:rFonts w:ascii="Arial" w:hAnsi="Arial" w:cs="Arial"/>
        </w:rPr>
      </w:pPr>
    </w:p>
    <w:p w:rsidR="003333F0" w:rsidRPr="003333F0" w:rsidRDefault="003333F0" w:rsidP="00B5753E">
      <w:pPr>
        <w:pStyle w:val="Prrafodelista"/>
        <w:numPr>
          <w:ilvl w:val="0"/>
          <w:numId w:val="2"/>
        </w:numPr>
        <w:rPr>
          <w:rFonts w:ascii="Arial" w:hAnsi="Arial" w:cs="Arial"/>
        </w:rPr>
      </w:pPr>
      <w:r>
        <w:rPr>
          <w:rFonts w:ascii="Arial" w:hAnsi="Arial" w:cs="Arial"/>
        </w:rPr>
        <w:t xml:space="preserve">Escaneamos el código con el lector de códigos de barra. </w:t>
      </w:r>
    </w:p>
    <w:p w:rsidR="00B87AA6" w:rsidRDefault="003333F0">
      <w:pPr>
        <w:rPr>
          <w:rFonts w:ascii="Arial" w:hAnsi="Arial" w:cs="Arial"/>
        </w:rPr>
      </w:pPr>
      <w:r w:rsidRPr="00565CB8">
        <w:rPr>
          <w:rFonts w:ascii="Arial" w:hAnsi="Arial" w:cs="Arial"/>
          <w:noProof/>
          <w:lang w:eastAsia="es-EC"/>
        </w:rPr>
        <w:drawing>
          <wp:inline distT="0" distB="0" distL="0" distR="0" wp14:anchorId="210CAA00" wp14:editId="7DE27CF7">
            <wp:extent cx="5489575" cy="3080385"/>
            <wp:effectExtent l="0" t="0" r="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9575" cy="3080385"/>
                    </a:xfrm>
                    <a:prstGeom prst="rect">
                      <a:avLst/>
                    </a:prstGeom>
                  </pic:spPr>
                </pic:pic>
              </a:graphicData>
            </a:graphic>
          </wp:inline>
        </w:drawing>
      </w:r>
    </w:p>
    <w:p w:rsidR="003333F0" w:rsidRDefault="003333F0">
      <w:pPr>
        <w:rPr>
          <w:rFonts w:ascii="Arial" w:hAnsi="Arial" w:cs="Arial"/>
        </w:rPr>
      </w:pPr>
    </w:p>
    <w:p w:rsidR="003333F0" w:rsidRDefault="003333F0">
      <w:pPr>
        <w:rPr>
          <w:rFonts w:ascii="Arial" w:hAnsi="Arial" w:cs="Arial"/>
        </w:rPr>
      </w:pPr>
    </w:p>
    <w:p w:rsidR="003333F0" w:rsidRDefault="003333F0">
      <w:pPr>
        <w:rPr>
          <w:rFonts w:ascii="Arial" w:hAnsi="Arial" w:cs="Arial"/>
        </w:rPr>
      </w:pPr>
    </w:p>
    <w:p w:rsidR="003333F0" w:rsidRDefault="003333F0">
      <w:pPr>
        <w:rPr>
          <w:rFonts w:ascii="Arial" w:hAnsi="Arial" w:cs="Arial"/>
        </w:rPr>
      </w:pPr>
    </w:p>
    <w:p w:rsidR="003333F0" w:rsidRDefault="003333F0">
      <w:pPr>
        <w:rPr>
          <w:rFonts w:ascii="Arial" w:hAnsi="Arial" w:cs="Arial"/>
        </w:rPr>
      </w:pPr>
    </w:p>
    <w:p w:rsidR="003333F0" w:rsidRDefault="003333F0">
      <w:pPr>
        <w:rPr>
          <w:rFonts w:ascii="Arial" w:hAnsi="Arial" w:cs="Arial"/>
        </w:rPr>
      </w:pPr>
    </w:p>
    <w:p w:rsidR="003333F0" w:rsidRDefault="003333F0">
      <w:pPr>
        <w:rPr>
          <w:rFonts w:ascii="Arial" w:hAnsi="Arial" w:cs="Arial"/>
        </w:rPr>
      </w:pPr>
    </w:p>
    <w:p w:rsidR="003333F0" w:rsidRDefault="003333F0">
      <w:pPr>
        <w:rPr>
          <w:rFonts w:ascii="Arial" w:hAnsi="Arial" w:cs="Arial"/>
        </w:rPr>
      </w:pPr>
    </w:p>
    <w:p w:rsidR="003333F0" w:rsidRPr="003333F0" w:rsidRDefault="003333F0" w:rsidP="00EA59F2">
      <w:pPr>
        <w:pStyle w:val="Prrafodelista"/>
        <w:numPr>
          <w:ilvl w:val="0"/>
          <w:numId w:val="2"/>
        </w:numPr>
        <w:rPr>
          <w:rFonts w:ascii="Arial" w:hAnsi="Arial" w:cs="Arial"/>
        </w:rPr>
      </w:pPr>
      <w:r>
        <w:rPr>
          <w:rFonts w:ascii="Arial" w:hAnsi="Arial" w:cs="Arial"/>
        </w:rPr>
        <w:t xml:space="preserve">Obtenemos Datos del inventario encontrado y podemos observar todo lo asociado a ese código de equipo. </w:t>
      </w:r>
    </w:p>
    <w:p w:rsidR="00B87AA6" w:rsidRDefault="00B87AA6">
      <w:pPr>
        <w:rPr>
          <w:rFonts w:ascii="Arial" w:hAnsi="Arial" w:cs="Arial"/>
          <w:noProof/>
          <w:lang w:eastAsia="es-EC"/>
        </w:rPr>
      </w:pPr>
      <w:r w:rsidRPr="00565CB8">
        <w:rPr>
          <w:rFonts w:ascii="Arial" w:hAnsi="Arial" w:cs="Arial"/>
          <w:noProof/>
          <w:lang w:eastAsia="es-EC"/>
        </w:rPr>
        <w:drawing>
          <wp:inline distT="0" distB="0" distL="0" distR="0" wp14:anchorId="214E4DC1" wp14:editId="388FAB6B">
            <wp:extent cx="5489575" cy="3079750"/>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9575" cy="3079750"/>
                    </a:xfrm>
                    <a:prstGeom prst="rect">
                      <a:avLst/>
                    </a:prstGeom>
                  </pic:spPr>
                </pic:pic>
              </a:graphicData>
            </a:graphic>
          </wp:inline>
        </w:drawing>
      </w:r>
    </w:p>
    <w:p w:rsidR="00817CEE" w:rsidRDefault="00817CEE">
      <w:pPr>
        <w:rPr>
          <w:rFonts w:ascii="Arial" w:hAnsi="Arial" w:cs="Arial"/>
          <w:noProof/>
          <w:lang w:eastAsia="es-EC"/>
        </w:rPr>
      </w:pPr>
    </w:p>
    <w:p w:rsidR="003333F0" w:rsidRPr="003333F0" w:rsidRDefault="003333F0" w:rsidP="00817CEE">
      <w:pPr>
        <w:pStyle w:val="Prrafodelista"/>
        <w:numPr>
          <w:ilvl w:val="0"/>
          <w:numId w:val="2"/>
        </w:numPr>
        <w:rPr>
          <w:rFonts w:ascii="Arial" w:hAnsi="Arial" w:cs="Arial"/>
          <w:noProof/>
          <w:lang w:eastAsia="es-EC"/>
        </w:rPr>
      </w:pPr>
      <w:r>
        <w:rPr>
          <w:rFonts w:ascii="Arial" w:hAnsi="Arial" w:cs="Arial"/>
          <w:noProof/>
          <w:lang w:eastAsia="es-EC"/>
        </w:rPr>
        <w:t xml:space="preserve">Presionando mas detalles de cualquiera de los inventarios podemos obtener los datos individuales de cada equipo. </w:t>
      </w:r>
    </w:p>
    <w:p w:rsidR="00B87AA6" w:rsidRDefault="00B87AA6">
      <w:pPr>
        <w:rPr>
          <w:rFonts w:ascii="Arial" w:hAnsi="Arial" w:cs="Arial"/>
          <w:noProof/>
          <w:lang w:eastAsia="es-EC"/>
        </w:rPr>
      </w:pPr>
      <w:r w:rsidRPr="00565CB8">
        <w:rPr>
          <w:rFonts w:ascii="Arial" w:hAnsi="Arial" w:cs="Arial"/>
          <w:noProof/>
          <w:lang w:eastAsia="es-EC"/>
        </w:rPr>
        <w:drawing>
          <wp:inline distT="0" distB="0" distL="0" distR="0" wp14:anchorId="7FFA09B8" wp14:editId="205D8181">
            <wp:extent cx="5489575" cy="308800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9575" cy="3088005"/>
                    </a:xfrm>
                    <a:prstGeom prst="rect">
                      <a:avLst/>
                    </a:prstGeom>
                  </pic:spPr>
                </pic:pic>
              </a:graphicData>
            </a:graphic>
          </wp:inline>
        </w:drawing>
      </w:r>
      <w:r w:rsidRPr="00565CB8">
        <w:rPr>
          <w:rFonts w:ascii="Arial" w:hAnsi="Arial" w:cs="Arial"/>
          <w:noProof/>
          <w:lang w:eastAsia="es-EC"/>
        </w:rPr>
        <w:t xml:space="preserve"> </w:t>
      </w:r>
    </w:p>
    <w:p w:rsidR="003333F0" w:rsidRDefault="003333F0">
      <w:pPr>
        <w:rPr>
          <w:rFonts w:ascii="Arial" w:hAnsi="Arial" w:cs="Arial"/>
          <w:noProof/>
          <w:lang w:eastAsia="es-EC"/>
        </w:rPr>
      </w:pPr>
    </w:p>
    <w:p w:rsidR="003333F0" w:rsidRDefault="003333F0">
      <w:pPr>
        <w:rPr>
          <w:rFonts w:ascii="Arial" w:hAnsi="Arial" w:cs="Arial"/>
          <w:noProof/>
          <w:lang w:eastAsia="es-EC"/>
        </w:rPr>
      </w:pPr>
    </w:p>
    <w:p w:rsidR="003333F0" w:rsidRDefault="003333F0">
      <w:pPr>
        <w:rPr>
          <w:rFonts w:ascii="Arial" w:hAnsi="Arial" w:cs="Arial"/>
          <w:noProof/>
          <w:lang w:eastAsia="es-EC"/>
        </w:rPr>
      </w:pPr>
    </w:p>
    <w:p w:rsidR="003333F0" w:rsidRDefault="003333F0">
      <w:pPr>
        <w:rPr>
          <w:rFonts w:ascii="Arial" w:hAnsi="Arial" w:cs="Arial"/>
          <w:noProof/>
          <w:lang w:eastAsia="es-EC"/>
        </w:rPr>
      </w:pPr>
    </w:p>
    <w:p w:rsidR="003333F0" w:rsidRDefault="003333F0">
      <w:pPr>
        <w:rPr>
          <w:rFonts w:ascii="Arial" w:hAnsi="Arial" w:cs="Arial"/>
          <w:noProof/>
          <w:lang w:eastAsia="es-EC"/>
        </w:rPr>
      </w:pPr>
    </w:p>
    <w:p w:rsidR="003333F0" w:rsidRDefault="003333F0">
      <w:pPr>
        <w:rPr>
          <w:rFonts w:ascii="Arial" w:hAnsi="Arial" w:cs="Arial"/>
          <w:noProof/>
          <w:lang w:eastAsia="es-EC"/>
        </w:rPr>
      </w:pPr>
    </w:p>
    <w:p w:rsidR="003333F0" w:rsidRDefault="003333F0">
      <w:pPr>
        <w:rPr>
          <w:rFonts w:ascii="Arial" w:hAnsi="Arial" w:cs="Arial"/>
          <w:noProof/>
          <w:lang w:eastAsia="es-EC"/>
        </w:rPr>
      </w:pPr>
    </w:p>
    <w:p w:rsidR="003333F0" w:rsidRDefault="003333F0" w:rsidP="00817CEE">
      <w:pPr>
        <w:pStyle w:val="Prrafodelista"/>
        <w:numPr>
          <w:ilvl w:val="0"/>
          <w:numId w:val="2"/>
        </w:numPr>
        <w:rPr>
          <w:rFonts w:ascii="Arial" w:hAnsi="Arial" w:cs="Arial"/>
          <w:noProof/>
          <w:lang w:eastAsia="es-EC"/>
        </w:rPr>
      </w:pPr>
      <w:r>
        <w:rPr>
          <w:rFonts w:ascii="Arial" w:hAnsi="Arial" w:cs="Arial"/>
          <w:noProof/>
          <w:lang w:eastAsia="es-EC"/>
        </w:rPr>
        <w:t>Presionando la tecla Mod</w:t>
      </w:r>
      <w:r w:rsidR="00817CEE">
        <w:rPr>
          <w:rFonts w:ascii="Arial" w:hAnsi="Arial" w:cs="Arial"/>
          <w:noProof/>
          <w:lang w:eastAsia="es-EC"/>
        </w:rPr>
        <w:t xml:space="preserve">ificar habilitamos los cuados </w:t>
      </w:r>
      <w:r w:rsidR="00DD4DF1">
        <w:rPr>
          <w:rFonts w:ascii="Arial" w:hAnsi="Arial" w:cs="Arial"/>
          <w:noProof/>
          <w:lang w:eastAsia="es-EC"/>
        </w:rPr>
        <w:t xml:space="preserve">de texto </w:t>
      </w:r>
      <w:bookmarkStart w:id="3" w:name="_GoBack"/>
      <w:bookmarkEnd w:id="3"/>
      <w:r w:rsidR="00817CEE">
        <w:rPr>
          <w:rFonts w:ascii="Arial" w:hAnsi="Arial" w:cs="Arial"/>
          <w:noProof/>
          <w:lang w:eastAsia="es-EC"/>
        </w:rPr>
        <w:t>dónde se encuentra la informació</w:t>
      </w:r>
      <w:r>
        <w:rPr>
          <w:rFonts w:ascii="Arial" w:hAnsi="Arial" w:cs="Arial"/>
          <w:noProof/>
          <w:lang w:eastAsia="es-EC"/>
        </w:rPr>
        <w:t xml:space="preserve">n del equipo. </w:t>
      </w:r>
    </w:p>
    <w:p w:rsidR="00BE4B41" w:rsidRPr="009B066B" w:rsidRDefault="009B066B" w:rsidP="00BE4B41">
      <w:pPr>
        <w:rPr>
          <w:rFonts w:ascii="Arial" w:hAnsi="Arial" w:cs="Arial"/>
          <w:noProof/>
          <w:color w:val="FF0000"/>
          <w:lang w:eastAsia="es-EC"/>
        </w:rPr>
      </w:pPr>
      <w:r>
        <w:rPr>
          <w:rFonts w:ascii="Arial" w:hAnsi="Arial" w:cs="Arial"/>
          <w:noProof/>
          <w:color w:val="FF0000"/>
          <w:lang w:eastAsia="es-EC"/>
        </w:rPr>
        <w:t>*</w:t>
      </w:r>
      <w:r w:rsidR="00BE4B41" w:rsidRPr="009B066B">
        <w:rPr>
          <w:rFonts w:ascii="Arial" w:hAnsi="Arial" w:cs="Arial"/>
          <w:noProof/>
          <w:color w:val="FF0000"/>
          <w:lang w:eastAsia="es-EC"/>
        </w:rPr>
        <w:t xml:space="preserve">Si se modifica un campo, para no perder la informacion es necesario presionar el boton </w:t>
      </w:r>
      <w:r w:rsidR="00BE4B41" w:rsidRPr="009B066B">
        <w:rPr>
          <w:rFonts w:ascii="Arial" w:hAnsi="Arial" w:cs="Arial"/>
          <w:b/>
          <w:noProof/>
          <w:color w:val="FF0000"/>
          <w:lang w:eastAsia="es-EC"/>
        </w:rPr>
        <w:t>guardar</w:t>
      </w:r>
      <w:r w:rsidR="00BE4B41" w:rsidRPr="009B066B">
        <w:rPr>
          <w:rFonts w:ascii="Arial" w:hAnsi="Arial" w:cs="Arial"/>
          <w:noProof/>
          <w:color w:val="FF0000"/>
          <w:lang w:eastAsia="es-EC"/>
        </w:rPr>
        <w:t xml:space="preserve"> de la barra de herramientas del programa. </w:t>
      </w:r>
    </w:p>
    <w:p w:rsidR="00B87AA6" w:rsidRDefault="00B87AA6">
      <w:pPr>
        <w:rPr>
          <w:rFonts w:ascii="Arial" w:hAnsi="Arial" w:cs="Arial"/>
        </w:rPr>
      </w:pPr>
      <w:r w:rsidRPr="00565CB8">
        <w:rPr>
          <w:rFonts w:ascii="Arial" w:hAnsi="Arial" w:cs="Arial"/>
          <w:noProof/>
          <w:lang w:eastAsia="es-EC"/>
        </w:rPr>
        <w:drawing>
          <wp:inline distT="0" distB="0" distL="0" distR="0" wp14:anchorId="7DEB7DB5" wp14:editId="60379696">
            <wp:extent cx="5489575" cy="3081020"/>
            <wp:effectExtent l="0" t="0" r="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9575" cy="3081020"/>
                    </a:xfrm>
                    <a:prstGeom prst="rect">
                      <a:avLst/>
                    </a:prstGeom>
                  </pic:spPr>
                </pic:pic>
              </a:graphicData>
            </a:graphic>
          </wp:inline>
        </w:drawing>
      </w:r>
    </w:p>
    <w:p w:rsidR="003333F0" w:rsidRPr="003333F0" w:rsidRDefault="003333F0" w:rsidP="003333F0">
      <w:pPr>
        <w:pStyle w:val="Prrafodelista"/>
        <w:numPr>
          <w:ilvl w:val="0"/>
          <w:numId w:val="1"/>
        </w:numPr>
        <w:rPr>
          <w:rFonts w:ascii="Arial" w:hAnsi="Arial" w:cs="Arial"/>
        </w:rPr>
      </w:pPr>
      <w:r>
        <w:rPr>
          <w:rFonts w:ascii="Arial" w:hAnsi="Arial" w:cs="Arial"/>
        </w:rPr>
        <w:t xml:space="preserve">Presionando </w:t>
      </w:r>
      <w:r w:rsidR="00ED514C">
        <w:rPr>
          <w:rFonts w:ascii="Arial" w:hAnsi="Arial" w:cs="Arial"/>
        </w:rPr>
        <w:t>archivo tenemos</w:t>
      </w:r>
      <w:r>
        <w:rPr>
          <w:rFonts w:ascii="Arial" w:hAnsi="Arial" w:cs="Arial"/>
        </w:rPr>
        <w:t xml:space="preserve"> las opciones de </w:t>
      </w:r>
      <w:r w:rsidRPr="00A57B1C">
        <w:rPr>
          <w:rFonts w:ascii="Arial" w:hAnsi="Arial" w:cs="Arial"/>
          <w:b/>
        </w:rPr>
        <w:t>guardar</w:t>
      </w:r>
      <w:r>
        <w:rPr>
          <w:rFonts w:ascii="Arial" w:hAnsi="Arial" w:cs="Arial"/>
        </w:rPr>
        <w:t xml:space="preserve"> la información </w:t>
      </w:r>
      <w:r w:rsidR="00817CEE">
        <w:rPr>
          <w:rFonts w:ascii="Arial" w:hAnsi="Arial" w:cs="Arial"/>
        </w:rPr>
        <w:t xml:space="preserve">de ese inventario, </w:t>
      </w:r>
      <w:r w:rsidRPr="00A57B1C">
        <w:rPr>
          <w:rFonts w:ascii="Arial" w:hAnsi="Arial" w:cs="Arial"/>
          <w:b/>
        </w:rPr>
        <w:t>cerrar sesión</w:t>
      </w:r>
      <w:r>
        <w:rPr>
          <w:rFonts w:ascii="Arial" w:hAnsi="Arial" w:cs="Arial"/>
        </w:rPr>
        <w:t xml:space="preserve">, </w:t>
      </w:r>
      <w:r w:rsidRPr="00A57B1C">
        <w:rPr>
          <w:rFonts w:ascii="Arial" w:hAnsi="Arial" w:cs="Arial"/>
          <w:b/>
        </w:rPr>
        <w:t>salir</w:t>
      </w:r>
      <w:r>
        <w:rPr>
          <w:rFonts w:ascii="Arial" w:hAnsi="Arial" w:cs="Arial"/>
        </w:rPr>
        <w:t xml:space="preserve"> del sistema. </w:t>
      </w:r>
    </w:p>
    <w:p w:rsidR="00B87AA6" w:rsidRPr="00565CB8" w:rsidRDefault="00565CB8">
      <w:pPr>
        <w:rPr>
          <w:rFonts w:ascii="Arial" w:hAnsi="Arial" w:cs="Arial"/>
          <w:noProof/>
          <w:lang w:eastAsia="es-EC"/>
        </w:rPr>
      </w:pPr>
      <w:r w:rsidRPr="00565CB8">
        <w:rPr>
          <w:rFonts w:ascii="Arial" w:hAnsi="Arial" w:cs="Arial"/>
          <w:noProof/>
          <w:lang w:eastAsia="es-EC"/>
        </w:rPr>
        <w:drawing>
          <wp:inline distT="0" distB="0" distL="0" distR="0" wp14:anchorId="727E18EF" wp14:editId="5E1E4EDC">
            <wp:extent cx="5467350" cy="35147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0821" t="11104" r="11336" b="20111"/>
                    <a:stretch/>
                  </pic:blipFill>
                  <pic:spPr bwMode="auto">
                    <a:xfrm>
                      <a:off x="0" y="0"/>
                      <a:ext cx="5467350" cy="3514725"/>
                    </a:xfrm>
                    <a:prstGeom prst="rect">
                      <a:avLst/>
                    </a:prstGeom>
                    <a:ln>
                      <a:noFill/>
                    </a:ln>
                    <a:extLst>
                      <a:ext uri="{53640926-AAD7-44D8-BBD7-CCE9431645EC}">
                        <a14:shadowObscured xmlns:a14="http://schemas.microsoft.com/office/drawing/2010/main"/>
                      </a:ext>
                    </a:extLst>
                  </pic:spPr>
                </pic:pic>
              </a:graphicData>
            </a:graphic>
          </wp:inline>
        </w:drawing>
      </w:r>
      <w:r w:rsidRPr="00565CB8">
        <w:rPr>
          <w:rFonts w:ascii="Arial" w:hAnsi="Arial" w:cs="Arial"/>
          <w:noProof/>
          <w:lang w:eastAsia="es-EC"/>
        </w:rPr>
        <w:t xml:space="preserve"> </w:t>
      </w:r>
    </w:p>
    <w:p w:rsidR="00565CB8" w:rsidRPr="00565CB8" w:rsidRDefault="00565CB8">
      <w:pPr>
        <w:rPr>
          <w:rFonts w:ascii="Arial" w:hAnsi="Arial" w:cs="Arial"/>
          <w:noProof/>
          <w:lang w:eastAsia="es-EC"/>
        </w:rPr>
      </w:pPr>
    </w:p>
    <w:p w:rsidR="00565CB8" w:rsidRDefault="00565CB8">
      <w:pPr>
        <w:rPr>
          <w:rFonts w:ascii="Arial" w:hAnsi="Arial" w:cs="Arial"/>
          <w:noProof/>
          <w:lang w:eastAsia="es-EC"/>
        </w:rPr>
      </w:pPr>
    </w:p>
    <w:p w:rsidR="00FC3DDF" w:rsidRPr="009B066B" w:rsidRDefault="00DD4DF1">
      <w:pPr>
        <w:rPr>
          <w:rFonts w:ascii="Arial" w:hAnsi="Arial" w:cs="Arial"/>
          <w:b/>
          <w:noProof/>
          <w:lang w:eastAsia="es-EC"/>
        </w:rPr>
      </w:pPr>
      <w:r>
        <w:rPr>
          <w:rFonts w:ascii="Arial" w:hAnsi="Arial" w:cs="Arial"/>
          <w:noProof/>
          <w:lang w:eastAsia="es-EC"/>
        </w:rPr>
        <w:t>La aplicació</w:t>
      </w:r>
      <w:r w:rsidR="00FC3DDF">
        <w:rPr>
          <w:rFonts w:ascii="Arial" w:hAnsi="Arial" w:cs="Arial"/>
          <w:noProof/>
          <w:lang w:eastAsia="es-EC"/>
        </w:rPr>
        <w:t xml:space="preserve">n </w:t>
      </w:r>
      <w:r w:rsidR="009B066B">
        <w:rPr>
          <w:rFonts w:ascii="Arial" w:hAnsi="Arial" w:cs="Arial"/>
          <w:noProof/>
          <w:lang w:eastAsia="es-EC"/>
        </w:rPr>
        <w:t xml:space="preserve">presenta los siguientes botones: </w:t>
      </w:r>
      <w:r w:rsidR="00FC3DDF" w:rsidRPr="009B066B">
        <w:rPr>
          <w:rFonts w:ascii="Arial" w:hAnsi="Arial" w:cs="Arial"/>
          <w:b/>
          <w:noProof/>
          <w:lang w:eastAsia="es-EC"/>
        </w:rPr>
        <w:t>Nuevo Registro, Editar, Guardar, Eliminar, Buscar.</w:t>
      </w:r>
    </w:p>
    <w:p w:rsidR="003832E1" w:rsidRDefault="003832E1">
      <w:pPr>
        <w:rPr>
          <w:rFonts w:ascii="Arial" w:hAnsi="Arial" w:cs="Arial"/>
          <w:noProof/>
          <w:lang w:eastAsia="es-EC"/>
        </w:rPr>
      </w:pPr>
      <w:r w:rsidRPr="009B066B">
        <w:rPr>
          <w:rFonts w:ascii="Arial" w:hAnsi="Arial" w:cs="Arial"/>
          <w:b/>
          <w:noProof/>
          <w:lang w:eastAsia="es-EC"/>
        </w:rPr>
        <w:t>Nuevo Registr</w:t>
      </w:r>
      <w:r>
        <w:rPr>
          <w:rFonts w:ascii="Arial" w:hAnsi="Arial" w:cs="Arial"/>
          <w:noProof/>
          <w:lang w:eastAsia="es-EC"/>
        </w:rPr>
        <w:t xml:space="preserve">o: Genera un nuevo registro en la base de datos. </w:t>
      </w:r>
    </w:p>
    <w:p w:rsidR="003832E1" w:rsidRDefault="003832E1">
      <w:pPr>
        <w:rPr>
          <w:rFonts w:ascii="Arial" w:hAnsi="Arial" w:cs="Arial"/>
          <w:noProof/>
          <w:lang w:eastAsia="es-EC"/>
        </w:rPr>
      </w:pPr>
      <w:r w:rsidRPr="009B066B">
        <w:rPr>
          <w:rFonts w:ascii="Arial" w:hAnsi="Arial" w:cs="Arial"/>
          <w:b/>
          <w:noProof/>
          <w:lang w:eastAsia="es-EC"/>
        </w:rPr>
        <w:t>Editar</w:t>
      </w:r>
      <w:r w:rsidR="00DD4DF1">
        <w:rPr>
          <w:rFonts w:ascii="Arial" w:hAnsi="Arial" w:cs="Arial"/>
          <w:noProof/>
          <w:lang w:eastAsia="es-EC"/>
        </w:rPr>
        <w:t>: Habilita la edició</w:t>
      </w:r>
      <w:r>
        <w:rPr>
          <w:rFonts w:ascii="Arial" w:hAnsi="Arial" w:cs="Arial"/>
          <w:noProof/>
          <w:lang w:eastAsia="es-EC"/>
        </w:rPr>
        <w:t xml:space="preserve">n de los datos que se encuentra en los cuadros de texto. </w:t>
      </w:r>
    </w:p>
    <w:p w:rsidR="003832E1" w:rsidRDefault="003832E1">
      <w:pPr>
        <w:rPr>
          <w:rFonts w:ascii="Arial" w:hAnsi="Arial" w:cs="Arial"/>
          <w:noProof/>
          <w:lang w:eastAsia="es-EC"/>
        </w:rPr>
      </w:pPr>
      <w:r w:rsidRPr="009B066B">
        <w:rPr>
          <w:rFonts w:ascii="Arial" w:hAnsi="Arial" w:cs="Arial"/>
          <w:b/>
          <w:noProof/>
          <w:lang w:eastAsia="es-EC"/>
        </w:rPr>
        <w:t>Guardar</w:t>
      </w:r>
      <w:r w:rsidR="00DD4DF1">
        <w:rPr>
          <w:rFonts w:ascii="Arial" w:hAnsi="Arial" w:cs="Arial"/>
          <w:noProof/>
          <w:lang w:eastAsia="es-EC"/>
        </w:rPr>
        <w:t>: guarda la informació</w:t>
      </w:r>
      <w:r>
        <w:rPr>
          <w:rFonts w:ascii="Arial" w:hAnsi="Arial" w:cs="Arial"/>
          <w:noProof/>
          <w:lang w:eastAsia="es-EC"/>
        </w:rPr>
        <w:t xml:space="preserve">n ingresada en los cuadros de texto. </w:t>
      </w:r>
    </w:p>
    <w:p w:rsidR="003832E1" w:rsidRDefault="003832E1">
      <w:pPr>
        <w:rPr>
          <w:rFonts w:ascii="Arial" w:hAnsi="Arial" w:cs="Arial"/>
          <w:noProof/>
          <w:lang w:eastAsia="es-EC"/>
        </w:rPr>
      </w:pPr>
      <w:r w:rsidRPr="009B066B">
        <w:rPr>
          <w:rFonts w:ascii="Arial" w:hAnsi="Arial" w:cs="Arial"/>
          <w:b/>
          <w:noProof/>
          <w:lang w:eastAsia="es-EC"/>
        </w:rPr>
        <w:t>Eliminar</w:t>
      </w:r>
      <w:r>
        <w:rPr>
          <w:rFonts w:ascii="Arial" w:hAnsi="Arial" w:cs="Arial"/>
          <w:noProof/>
          <w:lang w:eastAsia="es-EC"/>
        </w:rPr>
        <w:t xml:space="preserve">: Aun No habilitada. </w:t>
      </w:r>
    </w:p>
    <w:p w:rsidR="003832E1" w:rsidRDefault="003832E1">
      <w:pPr>
        <w:rPr>
          <w:rFonts w:ascii="Arial" w:hAnsi="Arial" w:cs="Arial"/>
          <w:noProof/>
          <w:lang w:eastAsia="es-EC"/>
        </w:rPr>
      </w:pPr>
      <w:r w:rsidRPr="009B066B">
        <w:rPr>
          <w:rFonts w:ascii="Arial" w:hAnsi="Arial" w:cs="Arial"/>
          <w:b/>
          <w:noProof/>
          <w:lang w:eastAsia="es-EC"/>
        </w:rPr>
        <w:t>Buscar</w:t>
      </w:r>
      <w:r>
        <w:rPr>
          <w:rFonts w:ascii="Arial" w:hAnsi="Arial" w:cs="Arial"/>
          <w:noProof/>
          <w:lang w:eastAsia="es-EC"/>
        </w:rPr>
        <w:t xml:space="preserve">: Busca por Inventario del equipo. </w:t>
      </w:r>
    </w:p>
    <w:p w:rsidR="00FC3DDF" w:rsidRPr="009B066B" w:rsidRDefault="009B066B" w:rsidP="009B066B">
      <w:pPr>
        <w:rPr>
          <w:rFonts w:ascii="Arial" w:hAnsi="Arial" w:cs="Arial"/>
          <w:noProof/>
          <w:color w:val="FF0000"/>
          <w:lang w:eastAsia="es-EC"/>
        </w:rPr>
      </w:pPr>
      <w:r>
        <w:rPr>
          <w:rFonts w:ascii="Arial" w:hAnsi="Arial" w:cs="Arial"/>
          <w:noProof/>
          <w:color w:val="FF0000"/>
          <w:lang w:eastAsia="es-EC"/>
        </w:rPr>
        <w:t>*</w:t>
      </w:r>
      <w:r w:rsidRPr="009B066B">
        <w:rPr>
          <w:rFonts w:ascii="Arial" w:hAnsi="Arial" w:cs="Arial"/>
          <w:noProof/>
          <w:color w:val="FF0000"/>
          <w:lang w:eastAsia="es-EC"/>
        </w:rPr>
        <w:t>Si un botón se encuentra deshabilitado</w:t>
      </w:r>
      <w:r w:rsidR="00DD4DF1">
        <w:rPr>
          <w:rFonts w:ascii="Arial" w:hAnsi="Arial" w:cs="Arial"/>
          <w:noProof/>
          <w:color w:val="FF0000"/>
          <w:lang w:eastAsia="es-EC"/>
        </w:rPr>
        <w:t xml:space="preserve"> en toda la ejecució</w:t>
      </w:r>
      <w:r w:rsidRPr="009B066B">
        <w:rPr>
          <w:rFonts w:ascii="Arial" w:hAnsi="Arial" w:cs="Arial"/>
          <w:noProof/>
          <w:color w:val="FF0000"/>
          <w:lang w:eastAsia="es-EC"/>
        </w:rPr>
        <w:t>n</w:t>
      </w:r>
      <w:r w:rsidR="00DD4DF1">
        <w:rPr>
          <w:rFonts w:ascii="Arial" w:hAnsi="Arial" w:cs="Arial"/>
          <w:noProof/>
          <w:color w:val="FF0000"/>
          <w:lang w:eastAsia="es-EC"/>
        </w:rPr>
        <w:t xml:space="preserve"> del sistema quiere decir que aú</w:t>
      </w:r>
      <w:r w:rsidRPr="009B066B">
        <w:rPr>
          <w:rFonts w:ascii="Arial" w:hAnsi="Arial" w:cs="Arial"/>
          <w:noProof/>
          <w:color w:val="FF0000"/>
          <w:lang w:eastAsia="es-EC"/>
        </w:rPr>
        <w:t xml:space="preserve">n no se ha añadido funcionalidad. </w:t>
      </w:r>
    </w:p>
    <w:p w:rsidR="00565CB8" w:rsidRPr="00565CB8" w:rsidRDefault="00565CB8">
      <w:pPr>
        <w:rPr>
          <w:rFonts w:ascii="Arial" w:hAnsi="Arial" w:cs="Arial"/>
        </w:rPr>
      </w:pPr>
      <w:r w:rsidRPr="00565CB8">
        <w:rPr>
          <w:rFonts w:ascii="Arial" w:hAnsi="Arial" w:cs="Arial"/>
          <w:noProof/>
          <w:lang w:eastAsia="es-EC"/>
        </w:rPr>
        <w:drawing>
          <wp:inline distT="0" distB="0" distL="0" distR="0" wp14:anchorId="34372313" wp14:editId="21FB9C9C">
            <wp:extent cx="2790825" cy="10668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3456"/>
                    <a:stretch/>
                  </pic:blipFill>
                  <pic:spPr bwMode="auto">
                    <a:xfrm>
                      <a:off x="0" y="0"/>
                      <a:ext cx="2790825" cy="1066800"/>
                    </a:xfrm>
                    <a:prstGeom prst="rect">
                      <a:avLst/>
                    </a:prstGeom>
                    <a:ln>
                      <a:noFill/>
                    </a:ln>
                    <a:extLst>
                      <a:ext uri="{53640926-AAD7-44D8-BBD7-CCE9431645EC}">
                        <a14:shadowObscured xmlns:a14="http://schemas.microsoft.com/office/drawing/2010/main"/>
                      </a:ext>
                    </a:extLst>
                  </pic:spPr>
                </pic:pic>
              </a:graphicData>
            </a:graphic>
          </wp:inline>
        </w:drawing>
      </w:r>
    </w:p>
    <w:p w:rsidR="00565CB8" w:rsidRDefault="00565CB8">
      <w:pPr>
        <w:rPr>
          <w:rFonts w:ascii="Arial" w:hAnsi="Arial" w:cs="Arial"/>
        </w:rPr>
      </w:pPr>
    </w:p>
    <w:p w:rsidR="006F285A" w:rsidRPr="00565CB8" w:rsidRDefault="006F285A">
      <w:pPr>
        <w:rPr>
          <w:rFonts w:ascii="Arial" w:hAnsi="Arial" w:cs="Arial"/>
        </w:rPr>
      </w:pPr>
      <w:r w:rsidRPr="006F285A">
        <w:rPr>
          <w:rFonts w:ascii="Arial" w:hAnsi="Arial" w:cs="Arial"/>
          <w:b/>
        </w:rPr>
        <w:t>Botones siguiente registro y anterior registro</w:t>
      </w:r>
      <w:r>
        <w:rPr>
          <w:rFonts w:ascii="Arial" w:hAnsi="Arial" w:cs="Arial"/>
        </w:rPr>
        <w:t xml:space="preserve">: Botones de navegación del sistema con los cuales podemos avanzar a las siguientes ventanas de los diferentes equipos. </w:t>
      </w:r>
    </w:p>
    <w:p w:rsidR="00565CB8" w:rsidRPr="00565CB8" w:rsidRDefault="00565CB8">
      <w:pPr>
        <w:rPr>
          <w:rFonts w:ascii="Arial" w:hAnsi="Arial" w:cs="Arial"/>
        </w:rPr>
      </w:pPr>
      <w:r w:rsidRPr="00565CB8">
        <w:rPr>
          <w:rFonts w:ascii="Arial" w:hAnsi="Arial" w:cs="Arial"/>
          <w:noProof/>
          <w:lang w:eastAsia="es-EC"/>
        </w:rPr>
        <w:drawing>
          <wp:inline distT="0" distB="0" distL="0" distR="0" wp14:anchorId="592BA7D8" wp14:editId="54EDAA50">
            <wp:extent cx="2819400" cy="117157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19400" cy="1171575"/>
                    </a:xfrm>
                    <a:prstGeom prst="rect">
                      <a:avLst/>
                    </a:prstGeom>
                  </pic:spPr>
                </pic:pic>
              </a:graphicData>
            </a:graphic>
          </wp:inline>
        </w:drawing>
      </w:r>
    </w:p>
    <w:p w:rsidR="00565CB8" w:rsidRDefault="006F285A">
      <w:pPr>
        <w:rPr>
          <w:rFonts w:ascii="Arial" w:hAnsi="Arial" w:cs="Arial"/>
        </w:rPr>
      </w:pPr>
      <w:r>
        <w:rPr>
          <w:rFonts w:ascii="Arial" w:hAnsi="Arial" w:cs="Arial"/>
        </w:rPr>
        <w:t xml:space="preserve">Si se presiona el botón </w:t>
      </w:r>
      <w:r w:rsidRPr="006F285A">
        <w:rPr>
          <w:rFonts w:ascii="Arial" w:hAnsi="Arial" w:cs="Arial"/>
          <w:b/>
        </w:rPr>
        <w:t>buscar</w:t>
      </w:r>
      <w:r>
        <w:rPr>
          <w:rFonts w:ascii="Arial" w:hAnsi="Arial" w:cs="Arial"/>
        </w:rPr>
        <w:t xml:space="preserve"> esta mostrara un cuadro de dialogo en el cual debemos ingresarle el número de </w:t>
      </w:r>
      <w:r w:rsidR="002163D1">
        <w:rPr>
          <w:rFonts w:ascii="Arial" w:hAnsi="Arial" w:cs="Arial"/>
        </w:rPr>
        <w:t>Inventario</w:t>
      </w:r>
      <w:r>
        <w:rPr>
          <w:rFonts w:ascii="Arial" w:hAnsi="Arial" w:cs="Arial"/>
        </w:rPr>
        <w:t xml:space="preserve"> del equipo. </w:t>
      </w:r>
      <w:r w:rsidR="00565CB8" w:rsidRPr="00565CB8">
        <w:rPr>
          <w:rFonts w:ascii="Arial" w:hAnsi="Arial" w:cs="Arial"/>
          <w:noProof/>
          <w:lang w:eastAsia="es-EC"/>
        </w:rPr>
        <w:drawing>
          <wp:inline distT="0" distB="0" distL="0" distR="0" wp14:anchorId="7A3194E0" wp14:editId="31F62050">
            <wp:extent cx="5489575" cy="3104515"/>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9575" cy="3104515"/>
                    </a:xfrm>
                    <a:prstGeom prst="rect">
                      <a:avLst/>
                    </a:prstGeom>
                  </pic:spPr>
                </pic:pic>
              </a:graphicData>
            </a:graphic>
          </wp:inline>
        </w:drawing>
      </w:r>
    </w:p>
    <w:p w:rsidR="00433268" w:rsidRPr="00565CB8" w:rsidRDefault="00433268">
      <w:pPr>
        <w:rPr>
          <w:rFonts w:ascii="Arial" w:hAnsi="Arial" w:cs="Arial"/>
        </w:rPr>
      </w:pPr>
      <w:r>
        <w:rPr>
          <w:rFonts w:ascii="Arial" w:hAnsi="Arial" w:cs="Arial"/>
        </w:rPr>
        <w:lastRenderedPageBreak/>
        <w:t xml:space="preserve">Si se presiona el botón </w:t>
      </w:r>
      <w:r w:rsidRPr="00433268">
        <w:rPr>
          <w:rFonts w:ascii="Arial" w:hAnsi="Arial" w:cs="Arial"/>
          <w:b/>
        </w:rPr>
        <w:t>nuevo registro</w:t>
      </w:r>
      <w:r>
        <w:rPr>
          <w:rFonts w:ascii="Arial" w:hAnsi="Arial" w:cs="Arial"/>
        </w:rPr>
        <w:t>, aparece una nueva ventana la cual pedirá el número de inventario del equipo</w:t>
      </w:r>
      <w:r w:rsidR="00753F85">
        <w:rPr>
          <w:rFonts w:ascii="Arial" w:hAnsi="Arial" w:cs="Arial"/>
        </w:rPr>
        <w:t xml:space="preserve">, se selecciona el edificio y la oficina en la </w:t>
      </w:r>
      <w:r w:rsidR="00E361A2">
        <w:rPr>
          <w:rFonts w:ascii="Arial" w:hAnsi="Arial" w:cs="Arial"/>
        </w:rPr>
        <w:t>cual</w:t>
      </w:r>
      <w:r w:rsidR="00753F85">
        <w:rPr>
          <w:rFonts w:ascii="Arial" w:hAnsi="Arial" w:cs="Arial"/>
        </w:rPr>
        <w:t xml:space="preserve"> se </w:t>
      </w:r>
      <w:r w:rsidR="00E361A2">
        <w:rPr>
          <w:rFonts w:ascii="Arial" w:hAnsi="Arial" w:cs="Arial"/>
        </w:rPr>
        <w:t>encontrará</w:t>
      </w:r>
      <w:r w:rsidR="00753F85">
        <w:rPr>
          <w:rFonts w:ascii="Arial" w:hAnsi="Arial" w:cs="Arial"/>
        </w:rPr>
        <w:t xml:space="preserve"> el equipo. </w:t>
      </w:r>
    </w:p>
    <w:p w:rsidR="00565CB8" w:rsidRDefault="00565CB8" w:rsidP="00E361A2">
      <w:pPr>
        <w:ind w:firstLine="1276"/>
        <w:rPr>
          <w:rFonts w:ascii="Arial" w:hAnsi="Arial" w:cs="Arial"/>
        </w:rPr>
      </w:pPr>
      <w:r w:rsidRPr="00565CB8">
        <w:rPr>
          <w:rFonts w:ascii="Arial" w:hAnsi="Arial" w:cs="Arial"/>
          <w:noProof/>
          <w:lang w:eastAsia="es-EC"/>
        </w:rPr>
        <w:drawing>
          <wp:inline distT="0" distB="0" distL="0" distR="0" wp14:anchorId="1D4C7797" wp14:editId="1AAC03C7">
            <wp:extent cx="4086970" cy="4372610"/>
            <wp:effectExtent l="0" t="0" r="8890"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91168" cy="4377102"/>
                    </a:xfrm>
                    <a:prstGeom prst="rect">
                      <a:avLst/>
                    </a:prstGeom>
                  </pic:spPr>
                </pic:pic>
              </a:graphicData>
            </a:graphic>
          </wp:inline>
        </w:drawing>
      </w:r>
    </w:p>
    <w:p w:rsidR="00E361A2" w:rsidRPr="00565CB8" w:rsidRDefault="00E361A2">
      <w:pPr>
        <w:rPr>
          <w:rFonts w:ascii="Arial" w:hAnsi="Arial" w:cs="Arial"/>
        </w:rPr>
      </w:pPr>
      <w:r>
        <w:rPr>
          <w:rFonts w:ascii="Arial" w:hAnsi="Arial" w:cs="Arial"/>
        </w:rPr>
        <w:t xml:space="preserve">Se presiona la tecla aceptar y nos direccionara a la ventana de datos de los equipos, se presiona el botón editar y podremos modificar todos los campos, una vez finalizado damos clic en siguiente. </w:t>
      </w:r>
    </w:p>
    <w:p w:rsidR="00565CB8" w:rsidRDefault="00565CB8">
      <w:pPr>
        <w:rPr>
          <w:rFonts w:ascii="Arial" w:hAnsi="Arial" w:cs="Arial"/>
        </w:rPr>
      </w:pPr>
      <w:r w:rsidRPr="00565CB8">
        <w:rPr>
          <w:rFonts w:ascii="Arial" w:hAnsi="Arial" w:cs="Arial"/>
          <w:noProof/>
          <w:lang w:eastAsia="es-EC"/>
        </w:rPr>
        <w:drawing>
          <wp:inline distT="0" distB="0" distL="0" distR="0" wp14:anchorId="65EB097E" wp14:editId="6F82137A">
            <wp:extent cx="5489575" cy="3080385"/>
            <wp:effectExtent l="0" t="0" r="0" b="57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9575" cy="3080385"/>
                    </a:xfrm>
                    <a:prstGeom prst="rect">
                      <a:avLst/>
                    </a:prstGeom>
                  </pic:spPr>
                </pic:pic>
              </a:graphicData>
            </a:graphic>
          </wp:inline>
        </w:drawing>
      </w:r>
    </w:p>
    <w:p w:rsidR="00111F18" w:rsidRDefault="00111F18">
      <w:pPr>
        <w:rPr>
          <w:rFonts w:ascii="Arial" w:hAnsi="Arial" w:cs="Arial"/>
        </w:rPr>
      </w:pPr>
    </w:p>
    <w:p w:rsidR="00111F18" w:rsidRPr="00DC2F18" w:rsidRDefault="00111F18">
      <w:pPr>
        <w:rPr>
          <w:rFonts w:ascii="Arial" w:hAnsi="Arial" w:cs="Arial"/>
          <w:b/>
        </w:rPr>
      </w:pPr>
      <w:r w:rsidRPr="00DC2F18">
        <w:rPr>
          <w:rFonts w:ascii="Arial" w:hAnsi="Arial" w:cs="Arial"/>
          <w:b/>
        </w:rPr>
        <w:lastRenderedPageBreak/>
        <w:t>Conclusiones</w:t>
      </w:r>
    </w:p>
    <w:p w:rsidR="00111F18" w:rsidRDefault="00111F18" w:rsidP="00111F18">
      <w:pPr>
        <w:pStyle w:val="Prrafodelista"/>
        <w:numPr>
          <w:ilvl w:val="0"/>
          <w:numId w:val="2"/>
        </w:numPr>
        <w:rPr>
          <w:rFonts w:ascii="Arial" w:hAnsi="Arial" w:cs="Arial"/>
        </w:rPr>
      </w:pPr>
      <w:r w:rsidRPr="00111F18">
        <w:rPr>
          <w:rFonts w:ascii="Arial" w:hAnsi="Arial" w:cs="Arial"/>
        </w:rPr>
        <w:t>El sistema desarrollado se encuentra en fase de pruebas por lo que pueden generarse errores a la hora de guardar, modificar datos o la navegación entre ventanas.</w:t>
      </w:r>
    </w:p>
    <w:p w:rsidR="00991580" w:rsidRPr="00111F18" w:rsidRDefault="00991580" w:rsidP="00991580">
      <w:pPr>
        <w:pStyle w:val="Prrafodelista"/>
        <w:rPr>
          <w:rFonts w:ascii="Arial" w:hAnsi="Arial" w:cs="Arial"/>
        </w:rPr>
      </w:pPr>
    </w:p>
    <w:p w:rsidR="00111F18" w:rsidRDefault="00111F18" w:rsidP="00111F18">
      <w:pPr>
        <w:pStyle w:val="Prrafodelista"/>
        <w:numPr>
          <w:ilvl w:val="0"/>
          <w:numId w:val="2"/>
        </w:numPr>
        <w:rPr>
          <w:rFonts w:ascii="Arial" w:hAnsi="Arial" w:cs="Arial"/>
        </w:rPr>
      </w:pPr>
      <w:r w:rsidRPr="00111F18">
        <w:rPr>
          <w:rFonts w:ascii="Arial" w:hAnsi="Arial" w:cs="Arial"/>
        </w:rPr>
        <w:t xml:space="preserve">Para el desarrollo del sistema se utilizó pocos días para la culminación de la fase 1, por lo que es necesario una mayor cantidad de días para poder validar y ejecutar pruebas del sistema. Además de personas que apoyen en el desarrollo del mismo. </w:t>
      </w:r>
    </w:p>
    <w:p w:rsidR="00991580" w:rsidRPr="00111F18" w:rsidRDefault="00991580" w:rsidP="00991580">
      <w:pPr>
        <w:pStyle w:val="Prrafodelista"/>
        <w:rPr>
          <w:rFonts w:ascii="Arial" w:hAnsi="Arial" w:cs="Arial"/>
        </w:rPr>
      </w:pPr>
    </w:p>
    <w:p w:rsidR="00111F18" w:rsidRDefault="00111F18" w:rsidP="00111F18">
      <w:pPr>
        <w:pStyle w:val="Prrafodelista"/>
        <w:numPr>
          <w:ilvl w:val="0"/>
          <w:numId w:val="2"/>
        </w:numPr>
        <w:rPr>
          <w:rFonts w:ascii="Arial" w:hAnsi="Arial" w:cs="Arial"/>
        </w:rPr>
      </w:pPr>
      <w:r w:rsidRPr="00111F18">
        <w:rPr>
          <w:rFonts w:ascii="Arial" w:hAnsi="Arial" w:cs="Arial"/>
        </w:rPr>
        <w:t xml:space="preserve">Es necesario realizar la implementación del servidor dentro de una Ip Pública para poder acceder desde cualquier computador al sistema. </w:t>
      </w:r>
    </w:p>
    <w:p w:rsidR="00FB5753" w:rsidRPr="00FB5753" w:rsidRDefault="00FB5753" w:rsidP="00FB5753">
      <w:pPr>
        <w:pStyle w:val="Prrafodelista"/>
        <w:rPr>
          <w:rFonts w:ascii="Arial" w:hAnsi="Arial" w:cs="Arial"/>
        </w:rPr>
      </w:pPr>
    </w:p>
    <w:p w:rsidR="00FB5753" w:rsidRDefault="00FB5753" w:rsidP="00111F18">
      <w:pPr>
        <w:pStyle w:val="Prrafodelista"/>
        <w:numPr>
          <w:ilvl w:val="0"/>
          <w:numId w:val="2"/>
        </w:numPr>
        <w:rPr>
          <w:rFonts w:ascii="Arial" w:hAnsi="Arial" w:cs="Arial"/>
        </w:rPr>
      </w:pPr>
      <w:r>
        <w:rPr>
          <w:rFonts w:ascii="Arial" w:hAnsi="Arial" w:cs="Arial"/>
        </w:rPr>
        <w:t xml:space="preserve">Los botones que se encuentren inhabilitados son aquellos que falta implementar funcionalidad. </w:t>
      </w:r>
    </w:p>
    <w:p w:rsidR="00111F18" w:rsidRDefault="00111F18">
      <w:pPr>
        <w:rPr>
          <w:rFonts w:ascii="Arial" w:hAnsi="Arial" w:cs="Arial"/>
        </w:rPr>
      </w:pPr>
    </w:p>
    <w:p w:rsidR="00111F18" w:rsidRPr="00DC2F18" w:rsidRDefault="00111F18">
      <w:pPr>
        <w:rPr>
          <w:rFonts w:ascii="Arial" w:hAnsi="Arial" w:cs="Arial"/>
          <w:b/>
        </w:rPr>
      </w:pPr>
      <w:r w:rsidRPr="00DC2F18">
        <w:rPr>
          <w:rFonts w:ascii="Arial" w:hAnsi="Arial" w:cs="Arial"/>
          <w:b/>
        </w:rPr>
        <w:t>Recomendaciones</w:t>
      </w:r>
    </w:p>
    <w:p w:rsidR="00991580" w:rsidRDefault="00991580">
      <w:pPr>
        <w:rPr>
          <w:rFonts w:ascii="Arial" w:hAnsi="Arial" w:cs="Arial"/>
        </w:rPr>
      </w:pPr>
    </w:p>
    <w:p w:rsidR="00991580" w:rsidRDefault="00991580" w:rsidP="00991580">
      <w:pPr>
        <w:pStyle w:val="Prrafodelista"/>
        <w:numPr>
          <w:ilvl w:val="0"/>
          <w:numId w:val="3"/>
        </w:numPr>
        <w:rPr>
          <w:rFonts w:ascii="Arial" w:hAnsi="Arial" w:cs="Arial"/>
        </w:rPr>
      </w:pPr>
      <w:r>
        <w:rPr>
          <w:rFonts w:ascii="Arial" w:hAnsi="Arial" w:cs="Arial"/>
        </w:rPr>
        <w:t xml:space="preserve">Si se instala el sistema en un pc que se encuentre en otra red y el servidor no tenga Ip publica el sistema no podrá iniciar sesión al servidor donde se encuentra la base de datos. </w:t>
      </w:r>
    </w:p>
    <w:p w:rsidR="00991580" w:rsidRPr="00991580" w:rsidRDefault="00991580" w:rsidP="00991580">
      <w:pPr>
        <w:pStyle w:val="Prrafodelista"/>
        <w:rPr>
          <w:rFonts w:ascii="Arial" w:hAnsi="Arial" w:cs="Arial"/>
        </w:rPr>
      </w:pPr>
    </w:p>
    <w:p w:rsidR="00991580" w:rsidRDefault="00991580" w:rsidP="00991580">
      <w:pPr>
        <w:pStyle w:val="Prrafodelista"/>
        <w:numPr>
          <w:ilvl w:val="0"/>
          <w:numId w:val="3"/>
        </w:numPr>
        <w:rPr>
          <w:rFonts w:ascii="Arial" w:hAnsi="Arial" w:cs="Arial"/>
        </w:rPr>
      </w:pPr>
      <w:r>
        <w:rPr>
          <w:rFonts w:ascii="Arial" w:hAnsi="Arial" w:cs="Arial"/>
        </w:rPr>
        <w:t xml:space="preserve">El archivo Parametros.xml contiene la información de inicio de sesión al servidor por lo que si cambiamos la contraseña en el servidor es necesario modificar el archivo de parámetros para ingresar al sistema. </w:t>
      </w:r>
    </w:p>
    <w:p w:rsidR="00FB5753" w:rsidRPr="00FB5753" w:rsidRDefault="00FB5753" w:rsidP="00FB5753">
      <w:pPr>
        <w:pStyle w:val="Prrafodelista"/>
        <w:rPr>
          <w:rFonts w:ascii="Arial" w:hAnsi="Arial" w:cs="Arial"/>
        </w:rPr>
      </w:pPr>
    </w:p>
    <w:p w:rsidR="00FB5753" w:rsidRPr="00111F18" w:rsidRDefault="00FB5753" w:rsidP="00991580">
      <w:pPr>
        <w:pStyle w:val="Prrafodelista"/>
        <w:numPr>
          <w:ilvl w:val="0"/>
          <w:numId w:val="3"/>
        </w:numPr>
        <w:rPr>
          <w:rFonts w:ascii="Arial" w:hAnsi="Arial" w:cs="Arial"/>
        </w:rPr>
      </w:pPr>
      <w:r>
        <w:rPr>
          <w:rFonts w:ascii="Arial" w:hAnsi="Arial" w:cs="Arial"/>
        </w:rPr>
        <w:t xml:space="preserve">Realizar la corrección y agregar restricciones a ciertos campos del archivo en Excel para poder contar con información verídica y poder llenar los campos en el programa de manera más amigable para el usuario. </w:t>
      </w:r>
    </w:p>
    <w:p w:rsidR="00991580" w:rsidRDefault="00991580" w:rsidP="00991580">
      <w:pPr>
        <w:pStyle w:val="Prrafodelista"/>
        <w:rPr>
          <w:rFonts w:ascii="Arial" w:hAnsi="Arial" w:cs="Arial"/>
        </w:rPr>
      </w:pPr>
    </w:p>
    <w:p w:rsidR="00FB5753" w:rsidRDefault="00FB5753" w:rsidP="00991580">
      <w:pPr>
        <w:pStyle w:val="Prrafodelista"/>
        <w:rPr>
          <w:rFonts w:ascii="Arial" w:hAnsi="Arial" w:cs="Arial"/>
        </w:rPr>
      </w:pPr>
    </w:p>
    <w:p w:rsidR="00970701" w:rsidRDefault="00970701" w:rsidP="00991580">
      <w:pPr>
        <w:pStyle w:val="Prrafodelista"/>
        <w:rPr>
          <w:rFonts w:ascii="Arial" w:hAnsi="Arial" w:cs="Arial"/>
        </w:rPr>
      </w:pPr>
    </w:p>
    <w:sdt>
      <w:sdtPr>
        <w:rPr>
          <w:lang w:val="es-ES"/>
        </w:rPr>
        <w:id w:val="-1536487312"/>
        <w:docPartObj>
          <w:docPartGallery w:val="Bibliographies"/>
          <w:docPartUnique/>
        </w:docPartObj>
      </w:sdtPr>
      <w:sdtEndPr>
        <w:rPr>
          <w:rFonts w:asciiTheme="minorHAnsi" w:eastAsiaTheme="minorHAnsi" w:hAnsiTheme="minorHAnsi" w:cstheme="minorBidi"/>
          <w:color w:val="auto"/>
          <w:sz w:val="22"/>
          <w:szCs w:val="22"/>
          <w:lang w:val="es-EC" w:eastAsia="en-US"/>
        </w:rPr>
      </w:sdtEndPr>
      <w:sdtContent>
        <w:p w:rsidR="00970701" w:rsidRDefault="00970701">
          <w:pPr>
            <w:pStyle w:val="Ttulo1"/>
          </w:pPr>
          <w:r>
            <w:rPr>
              <w:lang w:val="es-ES"/>
            </w:rPr>
            <w:t>Bibliografía</w:t>
          </w:r>
        </w:p>
        <w:sdt>
          <w:sdtPr>
            <w:id w:val="111145805"/>
            <w:bibliography/>
          </w:sdtPr>
          <w:sdtContent>
            <w:p w:rsidR="00970701" w:rsidRDefault="00970701" w:rsidP="00970701">
              <w:pPr>
                <w:pStyle w:val="Bibliografa"/>
                <w:ind w:left="720" w:hanging="720"/>
                <w:rPr>
                  <w:noProof/>
                  <w:sz w:val="24"/>
                  <w:szCs w:val="24"/>
                  <w:lang w:val="es-ES"/>
                </w:rPr>
              </w:pPr>
              <w:r>
                <w:fldChar w:fldCharType="begin"/>
              </w:r>
              <w:r>
                <w:instrText>BIBLIOGRAPHY</w:instrText>
              </w:r>
              <w:r>
                <w:fldChar w:fldCharType="separate"/>
              </w:r>
              <w:r>
                <w:rPr>
                  <w:noProof/>
                  <w:lang w:val="es-ES"/>
                </w:rPr>
                <w:t xml:space="preserve">Castro, J. C. (18 de 9 de 2018). </w:t>
              </w:r>
              <w:r>
                <w:rPr>
                  <w:i/>
                  <w:iCs/>
                  <w:noProof/>
                  <w:lang w:val="es-ES"/>
                </w:rPr>
                <w:t>GithUb</w:t>
              </w:r>
              <w:r>
                <w:rPr>
                  <w:noProof/>
                  <w:lang w:val="es-ES"/>
                </w:rPr>
                <w:t>. Obtenido de sistemasFCNM: https://github.com/jcbodero/sistemasFCNM.git</w:t>
              </w:r>
            </w:p>
            <w:p w:rsidR="00970701" w:rsidRDefault="00970701" w:rsidP="00970701">
              <w:r>
                <w:rPr>
                  <w:b/>
                  <w:bCs/>
                </w:rPr>
                <w:fldChar w:fldCharType="end"/>
              </w:r>
              <w:r>
                <w:rPr>
                  <w:b/>
                  <w:bCs/>
                </w:rPr>
                <w:t xml:space="preserve">Link GitHub: </w:t>
              </w:r>
              <w:r w:rsidRPr="00970701">
                <w:rPr>
                  <w:b/>
                  <w:bCs/>
                </w:rPr>
                <w:t>https://github.com/jcbodero/sistemasFCNM.git</w:t>
              </w:r>
            </w:p>
          </w:sdtContent>
        </w:sdt>
      </w:sdtContent>
    </w:sdt>
    <w:p w:rsidR="00970701" w:rsidRPr="00991580" w:rsidRDefault="00970701" w:rsidP="00991580">
      <w:pPr>
        <w:pStyle w:val="Prrafodelista"/>
        <w:rPr>
          <w:rFonts w:ascii="Arial" w:hAnsi="Arial" w:cs="Arial"/>
        </w:rPr>
      </w:pPr>
    </w:p>
    <w:p w:rsidR="00111F18" w:rsidRPr="00565CB8" w:rsidRDefault="00111F18">
      <w:pPr>
        <w:rPr>
          <w:rFonts w:ascii="Arial" w:hAnsi="Arial" w:cs="Arial"/>
        </w:rPr>
      </w:pPr>
    </w:p>
    <w:sectPr w:rsidR="00111F18" w:rsidRPr="00565CB8" w:rsidSect="00B87AA6">
      <w:pgSz w:w="11906" w:h="16838"/>
      <w:pgMar w:top="851" w:right="1701" w:bottom="1417" w:left="156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204AED"/>
    <w:multiLevelType w:val="hybridMultilevel"/>
    <w:tmpl w:val="0950C5CC"/>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 w15:restartNumberingAfterBreak="0">
    <w:nsid w:val="2AD1552E"/>
    <w:multiLevelType w:val="hybridMultilevel"/>
    <w:tmpl w:val="836A19F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7D4B6D5E"/>
    <w:multiLevelType w:val="hybridMultilevel"/>
    <w:tmpl w:val="DBB4115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dministrador">
    <w15:presenceInfo w15:providerId="None" w15:userId="Administrad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6CAA"/>
    <w:rsid w:val="00032374"/>
    <w:rsid w:val="00111F18"/>
    <w:rsid w:val="00171009"/>
    <w:rsid w:val="001965DB"/>
    <w:rsid w:val="002163D1"/>
    <w:rsid w:val="002B6CAA"/>
    <w:rsid w:val="003333F0"/>
    <w:rsid w:val="003832E1"/>
    <w:rsid w:val="00433268"/>
    <w:rsid w:val="00565CB8"/>
    <w:rsid w:val="006F285A"/>
    <w:rsid w:val="00753F85"/>
    <w:rsid w:val="008064D6"/>
    <w:rsid w:val="00817CEE"/>
    <w:rsid w:val="00970701"/>
    <w:rsid w:val="00991580"/>
    <w:rsid w:val="009B066B"/>
    <w:rsid w:val="00A215BC"/>
    <w:rsid w:val="00A57B1C"/>
    <w:rsid w:val="00B5753E"/>
    <w:rsid w:val="00B87AA6"/>
    <w:rsid w:val="00BA2A41"/>
    <w:rsid w:val="00BE4B41"/>
    <w:rsid w:val="00C55697"/>
    <w:rsid w:val="00D25E83"/>
    <w:rsid w:val="00DC2F18"/>
    <w:rsid w:val="00DD4DF1"/>
    <w:rsid w:val="00E361A2"/>
    <w:rsid w:val="00EA59F2"/>
    <w:rsid w:val="00ED514C"/>
    <w:rsid w:val="00FB5753"/>
    <w:rsid w:val="00FC3DDF"/>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9B9065"/>
  <w15:chartTrackingRefBased/>
  <w15:docId w15:val="{DA088569-5C28-4C4A-9E6C-FF90561B21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970701"/>
    <w:pPr>
      <w:keepNext/>
      <w:keepLines/>
      <w:spacing w:before="240" w:after="0"/>
      <w:outlineLvl w:val="0"/>
    </w:pPr>
    <w:rPr>
      <w:rFonts w:asciiTheme="majorHAnsi" w:eastAsiaTheme="majorEastAsia" w:hAnsiTheme="majorHAnsi" w:cstheme="majorBidi"/>
      <w:color w:val="2E74B5" w:themeColor="accent1" w:themeShade="BF"/>
      <w:sz w:val="32"/>
      <w:szCs w:val="32"/>
      <w:lang w:eastAsia="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B6CAA"/>
    <w:pPr>
      <w:spacing w:after="0" w:line="240" w:lineRule="auto"/>
    </w:pPr>
    <w:rPr>
      <w:rFonts w:eastAsiaTheme="minorEastAsia"/>
      <w:lang w:eastAsia="es-EC"/>
    </w:rPr>
  </w:style>
  <w:style w:type="character" w:customStyle="1" w:styleId="SinespaciadoCar">
    <w:name w:val="Sin espaciado Car"/>
    <w:basedOn w:val="Fuentedeprrafopredeter"/>
    <w:link w:val="Sinespaciado"/>
    <w:uiPriority w:val="1"/>
    <w:rsid w:val="002B6CAA"/>
    <w:rPr>
      <w:rFonts w:eastAsiaTheme="minorEastAsia"/>
      <w:lang w:eastAsia="es-EC"/>
    </w:rPr>
  </w:style>
  <w:style w:type="paragraph" w:styleId="Prrafodelista">
    <w:name w:val="List Paragraph"/>
    <w:basedOn w:val="Normal"/>
    <w:uiPriority w:val="34"/>
    <w:qFormat/>
    <w:rsid w:val="00565CB8"/>
    <w:pPr>
      <w:ind w:left="720"/>
      <w:contextualSpacing/>
    </w:pPr>
  </w:style>
  <w:style w:type="character" w:customStyle="1" w:styleId="Ttulo1Car">
    <w:name w:val="Título 1 Car"/>
    <w:basedOn w:val="Fuentedeprrafopredeter"/>
    <w:link w:val="Ttulo1"/>
    <w:uiPriority w:val="9"/>
    <w:rsid w:val="00970701"/>
    <w:rPr>
      <w:rFonts w:asciiTheme="majorHAnsi" w:eastAsiaTheme="majorEastAsia" w:hAnsiTheme="majorHAnsi" w:cstheme="majorBidi"/>
      <w:color w:val="2E74B5" w:themeColor="accent1" w:themeShade="BF"/>
      <w:sz w:val="32"/>
      <w:szCs w:val="32"/>
      <w:lang w:eastAsia="es-EC"/>
    </w:rPr>
  </w:style>
  <w:style w:type="paragraph" w:styleId="Bibliografa">
    <w:name w:val="Bibliography"/>
    <w:basedOn w:val="Normal"/>
    <w:next w:val="Normal"/>
    <w:uiPriority w:val="37"/>
    <w:unhideWhenUsed/>
    <w:rsid w:val="009707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3468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glossaryDocument" Target="glossary/document.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35D48D632674CBB80EF89469F17BEF0"/>
        <w:category>
          <w:name w:val="General"/>
          <w:gallery w:val="placeholder"/>
        </w:category>
        <w:types>
          <w:type w:val="bbPlcHdr"/>
        </w:types>
        <w:behaviors>
          <w:behavior w:val="content"/>
        </w:behaviors>
        <w:guid w:val="{B3EDD154-E1E0-4158-A447-3F5FE1315EEE}"/>
      </w:docPartPr>
      <w:docPartBody>
        <w:p w:rsidR="00B91639" w:rsidRDefault="00646BC7" w:rsidP="00646BC7">
          <w:pPr>
            <w:pStyle w:val="935D48D632674CBB80EF89469F17BEF0"/>
          </w:pPr>
          <w:r>
            <w:rPr>
              <w:rFonts w:asciiTheme="majorHAnsi" w:eastAsiaTheme="majorEastAsia" w:hAnsiTheme="majorHAnsi" w:cstheme="majorBidi"/>
              <w:caps/>
              <w:color w:val="5B9BD5" w:themeColor="accent1"/>
              <w:sz w:val="80"/>
              <w:szCs w:val="80"/>
              <w:lang w:val="es-ES"/>
            </w:rPr>
            <w:t>[Título del documento]</w:t>
          </w:r>
        </w:p>
      </w:docPartBody>
    </w:docPart>
    <w:docPart>
      <w:docPartPr>
        <w:name w:val="3B098FC135A34C7CAF33589BD2FED5B1"/>
        <w:category>
          <w:name w:val="General"/>
          <w:gallery w:val="placeholder"/>
        </w:category>
        <w:types>
          <w:type w:val="bbPlcHdr"/>
        </w:types>
        <w:behaviors>
          <w:behavior w:val="content"/>
        </w:behaviors>
        <w:guid w:val="{F1FCFEE6-C05D-4EE8-B575-5571F8220951}"/>
      </w:docPartPr>
      <w:docPartBody>
        <w:p w:rsidR="00B91639" w:rsidRDefault="00646BC7" w:rsidP="00646BC7">
          <w:pPr>
            <w:pStyle w:val="3B098FC135A34C7CAF33589BD2FED5B1"/>
          </w:pPr>
          <w:r>
            <w:rPr>
              <w:color w:val="5B9BD5"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6BC7"/>
    <w:rsid w:val="002006F9"/>
    <w:rsid w:val="00646BC7"/>
    <w:rsid w:val="00B91639"/>
    <w:rsid w:val="00BB3401"/>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C" w:eastAsia="es-EC"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935D48D632674CBB80EF89469F17BEF0">
    <w:name w:val="935D48D632674CBB80EF89469F17BEF0"/>
    <w:rsid w:val="00646BC7"/>
  </w:style>
  <w:style w:type="paragraph" w:customStyle="1" w:styleId="3B098FC135A34C7CAF33589BD2FED5B1">
    <w:name w:val="3B098FC135A34C7CAF33589BD2FED5B1"/>
    <w:rsid w:val="00646BC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2018-09-18T00:00:00</PublishDate>
  <Abstract/>
  <CompanyAddress>Campus Prosperina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Jbc</b:Tag>
    <b:SourceType>InternetSite</b:SourceType>
    <b:Guid>{B42F3FE3-AD8F-4CFD-A7D1-70BF6F3D1D43}</b:Guid>
    <b:Author>
      <b:Author>
        <b:NameList>
          <b:Person>
            <b:Last>Castro</b:Last>
            <b:First>Julio</b:First>
            <b:Middle>Cesar Bodero</b:Middle>
          </b:Person>
        </b:NameList>
      </b:Author>
    </b:Author>
    <b:Title>GithUb</b:Title>
    <b:Year>2018</b:Year>
    <b:InternetSiteTitle>sistemasFCNM</b:InternetSiteTitle>
    <b:Month>9</b:Month>
    <b:Day>18</b:Day>
    <b:URL>https://github.com/jcbodero/sistemasFCNM.git</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C343DE3-813D-4106-8D73-B775770136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TotalTime>
  <Pages>10</Pages>
  <Words>694</Words>
  <Characters>3820</Characters>
  <Application>Microsoft Office Word</Application>
  <DocSecurity>0</DocSecurity>
  <Lines>31</Lines>
  <Paragraphs>9</Paragraphs>
  <ScaleCrop>false</ScaleCrop>
  <HeadingPairs>
    <vt:vector size="2" baseType="variant">
      <vt:variant>
        <vt:lpstr>Título</vt:lpstr>
      </vt:variant>
      <vt:variant>
        <vt:i4>1</vt:i4>
      </vt:variant>
    </vt:vector>
  </HeadingPairs>
  <TitlesOfParts>
    <vt:vector size="1" baseType="lpstr">
      <vt:lpstr>SISTEMA INVENTARIO LABORATORIO COMPUTACION FCNM</vt:lpstr>
    </vt:vector>
  </TitlesOfParts>
  <Company>escuela superior politecnica del litoral</Company>
  <LinksUpToDate>false</LinksUpToDate>
  <CharactersWithSpaces>4505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INVENTARIO LABORATORIO COMPUTACIóN              FCNM</dc:title>
  <dc:subject>Julio César Bodero Castro</dc:subject>
  <dc:creator>Administrador</dc:creator>
  <cp:keywords/>
  <dc:description/>
  <cp:lastModifiedBy>Administrador</cp:lastModifiedBy>
  <cp:revision>26</cp:revision>
  <dcterms:created xsi:type="dcterms:W3CDTF">2018-09-18T17:47:00Z</dcterms:created>
  <dcterms:modified xsi:type="dcterms:W3CDTF">2018-09-18T20:47:00Z</dcterms:modified>
</cp:coreProperties>
</file>